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9852" w14:textId="0315A06D" w:rsidR="008813CB" w:rsidRDefault="00000000" w:rsidP="00221FE2">
      <w:pPr>
        <w:tabs>
          <w:tab w:val="left" w:pos="747"/>
        </w:tabs>
        <w:spacing w:before="61" w:line="276" w:lineRule="auto"/>
        <w:ind w:left="125" w:right="27"/>
        <w:rPr>
          <w:b/>
          <w:sz w:val="44"/>
        </w:rPr>
        <w:pPrChange w:id="4" w:author="Author" w:date="2026-08-29T16:06:00Z" w16du:dateUtc="2026-08-29T10:36:00Z">
          <w:pPr>
            <w:tabs>
              <w:tab w:val="left" w:pos="747"/>
            </w:tabs>
            <w:spacing w:before="61"/>
            <w:ind w:left="125"/>
          </w:pPr>
        </w:pPrChange>
      </w:pPr>
      <w:del w:id="5" w:author="Author" w:date="2026-08-29T16:06:00Z" w16du:dateUtc="2026-08-29T10:36:00Z">
        <w:r>
          <w:rPr>
            <w:color w:val="010101"/>
            <w:spacing w:val="-153"/>
            <w:w w:val="89"/>
            <w:position w:val="-7"/>
            <w:sz w:val="38"/>
          </w:rPr>
          <w:delText>u</w:delText>
        </w:r>
        <w:r>
          <w:rPr>
            <w:color w:val="010101"/>
            <w:spacing w:val="-6"/>
            <w:w w:val="90"/>
            <w:sz w:val="29"/>
          </w:rPr>
          <w:delText>N</w:delText>
        </w:r>
        <w:r>
          <w:rPr>
            <w:color w:val="010101"/>
            <w:spacing w:val="-136"/>
            <w:w w:val="89"/>
            <w:position w:val="-7"/>
            <w:sz w:val="38"/>
          </w:rPr>
          <w:delText>s</w:delText>
        </w:r>
        <w:r>
          <w:rPr>
            <w:color w:val="010101"/>
            <w:spacing w:val="-10"/>
            <w:w w:val="90"/>
            <w:sz w:val="29"/>
          </w:rPr>
          <w:delText>B</w:delText>
        </w:r>
        <w:r>
          <w:rPr>
            <w:color w:val="010101"/>
            <w:spacing w:val="-71"/>
            <w:w w:val="89"/>
            <w:position w:val="-7"/>
            <w:sz w:val="38"/>
          </w:rPr>
          <w:delText>.</w:delText>
        </w:r>
        <w:r>
          <w:rPr>
            <w:color w:val="010101"/>
            <w:spacing w:val="-2"/>
            <w:w w:val="90"/>
            <w:sz w:val="29"/>
          </w:rPr>
          <w:delText>+</w:delText>
        </w:r>
        <w:r>
          <w:rPr>
            <w:color w:val="010101"/>
            <w:sz w:val="29"/>
          </w:rPr>
          <w:tab/>
        </w:r>
      </w:del>
      <w:commentRangeStart w:id="6"/>
      <w:r>
        <w:rPr>
          <w:b/>
          <w:color w:val="231F1F"/>
          <w:sz w:val="44"/>
        </w:rPr>
        <w:t>Nathan</w:t>
      </w:r>
      <w:commentRangeEnd w:id="6"/>
      <w:r w:rsidR="00C21DA0">
        <w:rPr>
          <w:rStyle w:val="CommentReference"/>
          <w:b/>
          <w:color w:val="231F1F"/>
          <w:spacing w:val="65"/>
          <w:sz w:val="44"/>
          <w:szCs w:val="22"/>
        </w:rPr>
        <w:commentReference w:id="6"/>
      </w:r>
      <w:r>
        <w:rPr>
          <w:b/>
          <w:color w:val="231F1F"/>
          <w:spacing w:val="65"/>
          <w:sz w:val="44"/>
        </w:rPr>
        <w:t xml:space="preserve"> </w:t>
      </w:r>
      <w:r>
        <w:rPr>
          <w:b/>
          <w:color w:val="231F1F"/>
          <w:sz w:val="44"/>
        </w:rPr>
        <w:t>H</w:t>
      </w:r>
      <w:r>
        <w:rPr>
          <w:b/>
          <w:color w:val="231F1F"/>
          <w:spacing w:val="47"/>
          <w:sz w:val="44"/>
        </w:rPr>
        <w:t xml:space="preserve"> </w:t>
      </w:r>
      <w:commentRangeStart w:id="7"/>
      <w:r>
        <w:rPr>
          <w:b/>
          <w:color w:val="231F1F"/>
          <w:spacing w:val="-2"/>
          <w:sz w:val="44"/>
        </w:rPr>
        <w:t>O'Brien</w:t>
      </w:r>
      <w:commentRangeEnd w:id="7"/>
      <w:r w:rsidR="00C21DA0">
        <w:rPr>
          <w:rStyle w:val="CommentReference"/>
          <w:b/>
          <w:sz w:val="44"/>
          <w:szCs w:val="22"/>
        </w:rPr>
        <w:commentReference w:id="7"/>
      </w:r>
    </w:p>
    <w:p w14:paraId="44DC4EF7" w14:textId="77777777" w:rsidR="008813CB" w:rsidRPr="00FE4EDA" w:rsidRDefault="00000000" w:rsidP="00221FE2">
      <w:pPr>
        <w:pStyle w:val="BodyText"/>
        <w:spacing w:before="156" w:line="276" w:lineRule="auto"/>
        <w:ind w:right="27"/>
        <w:jc w:val="right"/>
        <w:rPr>
          <w:sz w:val="18"/>
          <w:rPrChange w:id="8" w:author="Author" w:date="2026-08-29T16:06:00Z" w16du:dateUtc="2026-08-29T10:36:00Z">
            <w:rPr/>
          </w:rPrChange>
        </w:rPr>
        <w:pPrChange w:id="9" w:author="Author" w:date="2026-08-29T16:06:00Z" w16du:dateUtc="2026-08-29T10:36:00Z">
          <w:pPr>
            <w:pStyle w:val="BodyText"/>
            <w:spacing w:before="156"/>
            <w:ind w:right="151"/>
            <w:jc w:val="right"/>
          </w:pPr>
        </w:pPrChange>
      </w:pPr>
      <w:r>
        <w:br w:type="column"/>
      </w:r>
      <w:commentRangeStart w:id="10"/>
      <w:r w:rsidR="008813CB">
        <w:fldChar w:fldCharType="begin"/>
      </w:r>
      <w:r w:rsidR="008813CB">
        <w:instrText>HYPERLINK "mailto:n8plusus@gmail.com" \h</w:instrText>
      </w:r>
      <w:r w:rsidR="008813CB">
        <w:fldChar w:fldCharType="separate"/>
      </w:r>
      <w:r w:rsidR="008813CB" w:rsidRPr="00FE4EDA">
        <w:rPr>
          <w:color w:val="6B6662"/>
          <w:sz w:val="18"/>
          <w:rPrChange w:id="11" w:author="Author" w:date="2026-08-29T16:06:00Z" w16du:dateUtc="2026-08-29T10:36:00Z">
            <w:rPr>
              <w:color w:val="6B6662"/>
            </w:rPr>
          </w:rPrChange>
        </w:rPr>
        <w:t>n8plusus@gmail.com</w:t>
      </w:r>
      <w:r w:rsidR="008813CB">
        <w:fldChar w:fldCharType="end"/>
      </w:r>
      <w:r w:rsidRPr="00FE4EDA">
        <w:rPr>
          <w:color w:val="6B6662"/>
          <w:spacing w:val="42"/>
          <w:sz w:val="18"/>
          <w:rPrChange w:id="12" w:author="Author" w:date="2026-08-29T16:06:00Z" w16du:dateUtc="2026-08-29T10:36:00Z">
            <w:rPr>
              <w:color w:val="6B6662"/>
              <w:spacing w:val="42"/>
            </w:rPr>
          </w:rPrChange>
        </w:rPr>
        <w:t xml:space="preserve">  </w:t>
      </w:r>
      <w:r w:rsidRPr="00FE4EDA">
        <w:rPr>
          <w:color w:val="6B6662"/>
          <w:sz w:val="18"/>
          <w:rPrChange w:id="13" w:author="Author" w:date="2026-08-29T16:06:00Z" w16du:dateUtc="2026-08-29T10:36:00Z">
            <w:rPr>
              <w:color w:val="6B6662"/>
            </w:rPr>
          </w:rPrChange>
        </w:rPr>
        <w:t>•</w:t>
      </w:r>
      <w:r w:rsidRPr="00FE4EDA">
        <w:rPr>
          <w:color w:val="6B6662"/>
          <w:spacing w:val="54"/>
          <w:sz w:val="18"/>
          <w:rPrChange w:id="14" w:author="Author" w:date="2026-08-29T16:06:00Z" w16du:dateUtc="2026-08-29T10:36:00Z">
            <w:rPr>
              <w:color w:val="6B6662"/>
              <w:spacing w:val="54"/>
            </w:rPr>
          </w:rPrChange>
        </w:rPr>
        <w:t xml:space="preserve">  </w:t>
      </w:r>
      <w:r w:rsidRPr="00FE4EDA">
        <w:rPr>
          <w:color w:val="6B6662"/>
          <w:sz w:val="18"/>
          <w:rPrChange w:id="15" w:author="Author" w:date="2026-08-29T16:06:00Z" w16du:dateUtc="2026-08-29T10:36:00Z">
            <w:rPr>
              <w:color w:val="6B6662"/>
            </w:rPr>
          </w:rPrChange>
        </w:rPr>
        <w:t>612-208-</w:t>
      </w:r>
      <w:r w:rsidRPr="00FE4EDA">
        <w:rPr>
          <w:color w:val="6B6662"/>
          <w:spacing w:val="-4"/>
          <w:sz w:val="18"/>
          <w:rPrChange w:id="16" w:author="Author" w:date="2026-08-29T16:06:00Z" w16du:dateUtc="2026-08-29T10:36:00Z">
            <w:rPr>
              <w:color w:val="6B6662"/>
              <w:spacing w:val="-4"/>
            </w:rPr>
          </w:rPrChange>
        </w:rPr>
        <w:t>6868</w:t>
      </w:r>
    </w:p>
    <w:p w14:paraId="52CE3704" w14:textId="342016BA" w:rsidR="008813CB" w:rsidRPr="00FE4EDA" w:rsidRDefault="00FE4EDA" w:rsidP="00221FE2">
      <w:pPr>
        <w:pStyle w:val="BodyText"/>
        <w:spacing w:before="68" w:line="276" w:lineRule="auto"/>
        <w:ind w:right="27"/>
        <w:jc w:val="right"/>
        <w:rPr>
          <w:sz w:val="18"/>
          <w:rPrChange w:id="17" w:author="Author" w:date="2026-08-29T16:06:00Z" w16du:dateUtc="2026-08-29T10:36:00Z">
            <w:rPr/>
          </w:rPrChange>
        </w:rPr>
        <w:pPrChange w:id="18" w:author="Author" w:date="2026-08-29T16:06:00Z" w16du:dateUtc="2026-08-29T10:36:00Z">
          <w:pPr>
            <w:pStyle w:val="BodyText"/>
            <w:spacing w:before="68"/>
            <w:ind w:right="131"/>
            <w:jc w:val="right"/>
          </w:pPr>
        </w:pPrChange>
      </w:pPr>
      <w:r w:rsidRPr="00FE4EDA">
        <w:rPr>
          <w:b/>
          <w:color w:val="6B6662"/>
          <w:sz w:val="18"/>
          <w:szCs w:val="18"/>
        </w:rPr>
        <w:t>MN</w:t>
      </w:r>
      <w:r w:rsidRPr="00FE4EDA">
        <w:rPr>
          <w:b/>
          <w:color w:val="6B6662"/>
          <w:spacing w:val="61"/>
          <w:w w:val="150"/>
          <w:sz w:val="18"/>
          <w:szCs w:val="18"/>
        </w:rPr>
        <w:t xml:space="preserve"> </w:t>
      </w:r>
      <w:del w:id="19" w:author="Author" w:date="2026-08-29T16:06:00Z" w16du:dateUtc="2026-08-29T10:36:00Z">
        <w:r w:rsidR="00000000">
          <w:rPr>
            <w:b/>
            <w:color w:val="6B6662"/>
            <w:spacing w:val="61"/>
            <w:w w:val="150"/>
            <w:sz w:val="18"/>
          </w:rPr>
          <w:delText xml:space="preserve"> </w:delText>
        </w:r>
      </w:del>
      <w:r w:rsidRPr="00C62E4F">
        <w:rPr>
          <w:color w:val="6B6662"/>
          <w:spacing w:val="61"/>
          <w:w w:val="150"/>
          <w:sz w:val="18"/>
          <w:rPrChange w:id="20" w:author="Author" w:date="2026-08-29T16:06:00Z" w16du:dateUtc="2026-08-29T10:36:00Z">
            <w:rPr>
              <w:color w:val="6B6662"/>
            </w:rPr>
          </w:rPrChange>
        </w:rPr>
        <w:t>(</w:t>
      </w:r>
      <w:r w:rsidRPr="00FE4EDA">
        <w:rPr>
          <w:color w:val="6B6662"/>
          <w:sz w:val="18"/>
          <w:rPrChange w:id="21" w:author="Author" w:date="2026-08-29T16:06:00Z" w16du:dateUtc="2026-08-29T10:36:00Z">
            <w:rPr>
              <w:color w:val="6B6662"/>
            </w:rPr>
          </w:rPrChange>
        </w:rPr>
        <w:t>+remote)</w:t>
      </w:r>
      <w:r w:rsidRPr="00FE4EDA">
        <w:rPr>
          <w:color w:val="6B6662"/>
          <w:spacing w:val="59"/>
          <w:sz w:val="18"/>
          <w:rPrChange w:id="22" w:author="Author" w:date="2026-08-29T16:06:00Z" w16du:dateUtc="2026-08-29T10:36:00Z">
            <w:rPr>
              <w:color w:val="6B6662"/>
              <w:spacing w:val="59"/>
            </w:rPr>
          </w:rPrChange>
        </w:rPr>
        <w:t xml:space="preserve"> </w:t>
      </w:r>
      <w:del w:id="23" w:author="Author" w:date="2026-08-29T16:06:00Z" w16du:dateUtc="2026-08-29T10:36:00Z">
        <w:r w:rsidR="00000000">
          <w:rPr>
            <w:color w:val="6B6662"/>
            <w:spacing w:val="59"/>
          </w:rPr>
          <w:delText xml:space="preserve">  </w:delText>
        </w:r>
        <w:r w:rsidR="00000000">
          <w:rPr>
            <w:color w:val="6B6662"/>
          </w:rPr>
          <w:delText>•</w:delText>
        </w:r>
        <w:r w:rsidR="00000000">
          <w:rPr>
            <w:color w:val="6B6662"/>
            <w:spacing w:val="76"/>
          </w:rPr>
          <w:delText xml:space="preserve"> </w:delText>
        </w:r>
      </w:del>
      <w:ins w:id="24" w:author="Author" w:date="2026-08-29T16:06:00Z" w16du:dateUtc="2026-08-29T10:36:00Z">
        <w:r w:rsidRPr="00FE4EDA">
          <w:rPr>
            <w:color w:val="6B6662"/>
            <w:spacing w:val="59"/>
            <w:sz w:val="18"/>
            <w:szCs w:val="18"/>
          </w:rPr>
          <w:t>•</w:t>
        </w:r>
      </w:ins>
      <w:r w:rsidRPr="00FE4EDA">
        <w:rPr>
          <w:color w:val="6B6662"/>
          <w:spacing w:val="76"/>
          <w:sz w:val="18"/>
          <w:rPrChange w:id="25" w:author="Author" w:date="2026-08-29T16:06:00Z" w16du:dateUtc="2026-08-29T10:36:00Z">
            <w:rPr>
              <w:color w:val="6B6662"/>
              <w:spacing w:val="76"/>
            </w:rPr>
          </w:rPrChange>
        </w:rPr>
        <w:t xml:space="preserve"> </w:t>
      </w:r>
      <w:r w:rsidRPr="00FE4EDA">
        <w:rPr>
          <w:color w:val="6B6662"/>
          <w:spacing w:val="76"/>
          <w:sz w:val="18"/>
          <w:rPrChange w:id="26" w:author="Author" w:date="2026-08-29T16:06:00Z" w16du:dateUtc="2026-08-29T10:36:00Z">
            <w:rPr>
              <w:color w:val="231F1F"/>
              <w:spacing w:val="-2"/>
            </w:rPr>
          </w:rPrChange>
        </w:rPr>
        <w:t>linkedin.com</w:t>
      </w:r>
      <w:r w:rsidRPr="00FE4EDA">
        <w:rPr>
          <w:color w:val="231F1F"/>
          <w:spacing w:val="-2"/>
          <w:sz w:val="18"/>
          <w:rPrChange w:id="27" w:author="Author" w:date="2026-08-29T16:06:00Z" w16du:dateUtc="2026-08-29T10:36:00Z">
            <w:rPr>
              <w:color w:val="231F1F"/>
              <w:spacing w:val="-2"/>
            </w:rPr>
          </w:rPrChange>
        </w:rPr>
        <w:t>/in/nathanhunsak</w:t>
      </w:r>
      <w:commentRangeEnd w:id="10"/>
      <w:r w:rsidR="00C21DA0" w:rsidRPr="00FE4EDA">
        <w:rPr>
          <w:rStyle w:val="CommentReference"/>
          <w:color w:val="231F1F"/>
          <w:spacing w:val="-2"/>
          <w:sz w:val="18"/>
          <w:szCs w:val="20"/>
          <w:rPrChange w:id="28" w:author="Author" w:date="2026-08-29T16:06:00Z" w16du:dateUtc="2026-08-29T10:36:00Z">
            <w:rPr>
              <w:rStyle w:val="CommentReference"/>
              <w:color w:val="231F1F"/>
              <w:spacing w:val="-2"/>
              <w:sz w:val="20"/>
              <w:szCs w:val="20"/>
            </w:rPr>
          </w:rPrChange>
        </w:rPr>
        <w:commentReference w:id="10"/>
      </w:r>
      <w:r w:rsidRPr="00FE4EDA">
        <w:rPr>
          <w:color w:val="231F1F"/>
          <w:spacing w:val="-2"/>
          <w:sz w:val="18"/>
          <w:rPrChange w:id="29" w:author="Author" w:date="2026-08-29T16:06:00Z" w16du:dateUtc="2026-08-29T10:36:00Z">
            <w:rPr>
              <w:color w:val="231F1F"/>
              <w:spacing w:val="-2"/>
            </w:rPr>
          </w:rPrChange>
        </w:rPr>
        <w:t>er</w:t>
      </w:r>
    </w:p>
    <w:p w14:paraId="4C2173C3" w14:textId="77777777" w:rsidR="008813CB" w:rsidRDefault="008813CB" w:rsidP="00221FE2">
      <w:pPr>
        <w:pStyle w:val="BodyText"/>
        <w:spacing w:line="276" w:lineRule="auto"/>
        <w:ind w:right="27"/>
        <w:jc w:val="right"/>
        <w:sectPr w:rsidR="008813CB" w:rsidSect="00FE4EDA">
          <w:type w:val="continuous"/>
          <w:pgSz w:w="12240" w:h="15840"/>
          <w:pgMar w:top="720" w:right="720" w:bottom="720" w:left="720" w:header="720" w:footer="720" w:gutter="0"/>
          <w:cols w:num="2" w:space="720" w:equalWidth="0">
            <w:col w:w="4547" w:space="930"/>
            <w:col w:w="5323"/>
          </w:cols>
          <w:docGrid w:linePitch="299"/>
          <w:sectPrChange w:id="30" w:author="Author" w:date="2026-08-29T16:06:00Z" w16du:dateUtc="2026-08-29T10:36:00Z">
            <w:sectPr w:rsidR="008813CB" w:rsidSect="00FE4EDA">
              <w:pgMar w:top="800" w:right="720" w:bottom="280" w:left="720" w:header="720" w:footer="720" w:gutter="0"/>
              <w:docGrid w:linePitch="0"/>
            </w:sectPr>
          </w:sectPrChange>
        </w:sectPr>
        <w:pPrChange w:id="31" w:author="Author" w:date="2026-08-29T16:06:00Z" w16du:dateUtc="2026-08-29T10:36:00Z">
          <w:pPr>
            <w:pStyle w:val="BodyText"/>
            <w:jc w:val="right"/>
          </w:pPr>
        </w:pPrChange>
      </w:pPr>
    </w:p>
    <w:p w14:paraId="3A62DB7A" w14:textId="44F168AD" w:rsidR="008813CB" w:rsidRDefault="00000000" w:rsidP="00221FE2">
      <w:pPr>
        <w:spacing w:line="276" w:lineRule="auto"/>
        <w:ind w:left="7281" w:right="27"/>
        <w:rPr>
          <w:sz w:val="2"/>
        </w:rPr>
        <w:pPrChange w:id="32" w:author="Author" w:date="2026-08-29T16:06:00Z" w16du:dateUtc="2026-08-29T10:36:00Z">
          <w:pPr>
            <w:spacing w:line="20" w:lineRule="exact"/>
            <w:ind w:left="7281"/>
          </w:pPr>
        </w:pPrChange>
      </w:pPr>
      <w:del w:id="33" w:author="Author" w:date="2026-08-29T16:06:00Z" w16du:dateUtc="2026-08-29T10:36:00Z">
        <w:r>
          <w:rPr>
            <w:noProof/>
            <w:sz w:val="2"/>
          </w:rPr>
          <mc:AlternateContent>
            <mc:Choice Requires="wps">
              <w:drawing>
                <wp:inline distT="0" distB="0" distL="0" distR="0" wp14:anchorId="76ED53AC" wp14:editId="09AFDEB4">
                  <wp:extent cx="214312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125" cy="9525"/>
                            <a:chOff x="0" y="0"/>
                            <a:chExt cx="2143125" cy="9525"/>
                          </a:xfrm>
                        </wpg:grpSpPr>
                        <wps:wsp>
                          <wps:cNvPr id="2" name="Graphic 2"/>
                          <wps:cNvSpPr/>
                          <wps:spPr>
                            <a:xfrm>
                              <a:off x="0" y="0"/>
                              <a:ext cx="2143125" cy="9525"/>
                            </a:xfrm>
                            <a:custGeom>
                              <a:avLst/>
                              <a:gdLst/>
                              <a:ahLst/>
                              <a:cxnLst/>
                              <a:rect l="l" t="t" r="r" b="b"/>
                              <a:pathLst>
                                <a:path w="2143125" h="9525">
                                  <a:moveTo>
                                    <a:pt x="2143125" y="0"/>
                                  </a:moveTo>
                                  <a:lnTo>
                                    <a:pt x="0" y="0"/>
                                  </a:lnTo>
                                  <a:lnTo>
                                    <a:pt x="0" y="9525"/>
                                  </a:lnTo>
                                  <a:lnTo>
                                    <a:pt x="2143125" y="9525"/>
                                  </a:lnTo>
                                  <a:lnTo>
                                    <a:pt x="214312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8.75pt;height:.75pt;mso-position-horizontal-relative:char;mso-position-vertical-relative:line" id="docshapegroup1" coordorigin="0,0" coordsize="3375,15">
                  <v:rect style="position:absolute;left:0;top:0;width:3375;height:15" id="docshape2" filled="true" fillcolor="#231f20" stroked="false">
                    <v:fill type="solid"/>
                  </v:rect>
                </v:group>
              </w:pict>
            </mc:Fallback>
          </mc:AlternateContent>
        </w:r>
      </w:del>
    </w:p>
    <w:p w14:paraId="7D8AB6C7" w14:textId="3B9ACE49" w:rsidR="008813CB" w:rsidRDefault="00000000" w:rsidP="00221FE2">
      <w:pPr>
        <w:pStyle w:val="Heading2"/>
        <w:spacing w:before="115" w:line="276" w:lineRule="auto"/>
        <w:ind w:right="27"/>
        <w:pPrChange w:id="34" w:author="Author" w:date="2026-08-29T16:06:00Z" w16du:dateUtc="2026-08-29T10:36:00Z">
          <w:pPr>
            <w:pStyle w:val="Heading2"/>
            <w:spacing w:before="115"/>
          </w:pPr>
        </w:pPrChange>
      </w:pPr>
      <w:commentRangeStart w:id="35"/>
      <w:r>
        <w:rPr>
          <w:color w:val="3B3834"/>
          <w:w w:val="110"/>
        </w:rPr>
        <w:t>Staff</w:t>
      </w:r>
      <w:r>
        <w:rPr>
          <w:color w:val="3B3834"/>
          <w:spacing w:val="-8"/>
          <w:w w:val="110"/>
        </w:rPr>
        <w:t xml:space="preserve"> </w:t>
      </w:r>
      <w:r>
        <w:rPr>
          <w:color w:val="3B3834"/>
          <w:w w:val="110"/>
        </w:rPr>
        <w:t>Software</w:t>
      </w:r>
      <w:r>
        <w:rPr>
          <w:color w:val="3B3834"/>
          <w:spacing w:val="-7"/>
          <w:w w:val="110"/>
        </w:rPr>
        <w:t xml:space="preserve"> </w:t>
      </w:r>
      <w:r>
        <w:rPr>
          <w:color w:val="3B3834"/>
          <w:w w:val="110"/>
        </w:rPr>
        <w:t>Engineer</w:t>
      </w:r>
      <w:ins w:id="36" w:author="Author" w:date="2026-08-29T16:06:00Z" w16du:dateUtc="2026-08-29T10:36:00Z">
        <w:r w:rsidR="00C72DA4">
          <w:rPr>
            <w:color w:val="3B3834"/>
            <w:w w:val="110"/>
          </w:rPr>
          <w:t xml:space="preserve"> </w:t>
        </w:r>
      </w:ins>
      <w:r>
        <w:rPr>
          <w:color w:val="3B3834"/>
          <w:w w:val="110"/>
        </w:rPr>
        <w:t>•</w:t>
      </w:r>
      <w:r>
        <w:rPr>
          <w:color w:val="3B3834"/>
          <w:spacing w:val="-10"/>
          <w:w w:val="110"/>
        </w:rPr>
        <w:t xml:space="preserve"> </w:t>
      </w:r>
      <w:r>
        <w:rPr>
          <w:color w:val="3B3834"/>
          <w:w w:val="110"/>
        </w:rPr>
        <w:t>Creative</w:t>
      </w:r>
      <w:r>
        <w:rPr>
          <w:color w:val="3B3834"/>
          <w:spacing w:val="-8"/>
          <w:w w:val="110"/>
        </w:rPr>
        <w:t xml:space="preserve"> </w:t>
      </w:r>
      <w:r>
        <w:rPr>
          <w:color w:val="3B3834"/>
          <w:w w:val="110"/>
        </w:rPr>
        <w:t>Engineering•</w:t>
      </w:r>
      <w:r>
        <w:rPr>
          <w:color w:val="3B3834"/>
          <w:spacing w:val="-5"/>
          <w:w w:val="110"/>
        </w:rPr>
        <w:t xml:space="preserve"> </w:t>
      </w:r>
      <w:r>
        <w:rPr>
          <w:color w:val="3B3834"/>
          <w:w w:val="110"/>
        </w:rPr>
        <w:t>Al-Native/</w:t>
      </w:r>
      <w:r>
        <w:rPr>
          <w:color w:val="3B3834"/>
          <w:spacing w:val="-3"/>
          <w:w w:val="110"/>
        </w:rPr>
        <w:t xml:space="preserve"> </w:t>
      </w:r>
      <w:r>
        <w:rPr>
          <w:color w:val="3B3834"/>
          <w:w w:val="110"/>
        </w:rPr>
        <w:t>Agentic</w:t>
      </w:r>
      <w:r>
        <w:rPr>
          <w:color w:val="3B3834"/>
          <w:spacing w:val="-5"/>
          <w:w w:val="110"/>
        </w:rPr>
        <w:t xml:space="preserve"> </w:t>
      </w:r>
      <w:r>
        <w:rPr>
          <w:color w:val="3B3834"/>
          <w:spacing w:val="-2"/>
          <w:w w:val="110"/>
        </w:rPr>
        <w:t>Systems</w:t>
      </w:r>
      <w:commentRangeEnd w:id="35"/>
      <w:r w:rsidR="00C21DA0">
        <w:rPr>
          <w:rStyle w:val="CommentReference"/>
          <w:sz w:val="21"/>
          <w:szCs w:val="21"/>
        </w:rPr>
        <w:commentReference w:id="35"/>
      </w:r>
    </w:p>
    <w:p w14:paraId="4D92D9DE" w14:textId="7428491B" w:rsidR="008813CB" w:rsidRDefault="00000000" w:rsidP="00221FE2">
      <w:pPr>
        <w:pStyle w:val="BodyText"/>
        <w:spacing w:before="129" w:line="276" w:lineRule="auto"/>
        <w:ind w:left="151" w:right="27" w:hanging="1"/>
        <w:jc w:val="both"/>
        <w:rPr>
          <w:color w:val="3B3834"/>
          <w:w w:val="120"/>
          <w:rPrChange w:id="37" w:author="Author" w:date="2026-08-29T16:06:00Z" w16du:dateUtc="2026-08-29T10:36:00Z">
            <w:rPr/>
          </w:rPrChange>
        </w:rPr>
        <w:pPrChange w:id="38" w:author="Author" w:date="2026-08-29T16:06:00Z" w16du:dateUtc="2026-08-29T10:36:00Z">
          <w:pPr>
            <w:pStyle w:val="BodyText"/>
            <w:spacing w:before="129" w:line="360" w:lineRule="auto"/>
            <w:ind w:left="151" w:hanging="1"/>
          </w:pPr>
        </w:pPrChange>
      </w:pPr>
      <w:commentRangeStart w:id="39"/>
      <w:del w:id="40" w:author="Author" w:date="2026-08-29T16:06:00Z" w16du:dateUtc="2026-08-29T10:36:00Z">
        <w:r>
          <w:rPr>
            <w:color w:val="3B3834"/>
            <w:w w:val="120"/>
          </w:rPr>
          <w:delText>An</w:delText>
        </w:r>
        <w:r>
          <w:rPr>
            <w:color w:val="3B3834"/>
            <w:spacing w:val="-17"/>
            <w:w w:val="120"/>
          </w:rPr>
          <w:delText xml:space="preserve"> </w:delText>
        </w:r>
        <w:r>
          <w:rPr>
            <w:color w:val="3B3834"/>
            <w:w w:val="120"/>
          </w:rPr>
          <w:delText>innovator</w:delText>
        </w:r>
        <w:r>
          <w:rPr>
            <w:color w:val="3B3834"/>
            <w:spacing w:val="-1"/>
            <w:w w:val="120"/>
          </w:rPr>
          <w:delText xml:space="preserve"> </w:delText>
        </w:r>
        <w:r>
          <w:rPr>
            <w:color w:val="3B3834"/>
            <w:w w:val="120"/>
          </w:rPr>
          <w:delText>at heart:</w:delText>
        </w:r>
        <w:r>
          <w:rPr>
            <w:color w:val="3B3834"/>
            <w:spacing w:val="-17"/>
            <w:w w:val="120"/>
          </w:rPr>
          <w:delText xml:space="preserve"> </w:delText>
        </w:r>
        <w:r>
          <w:rPr>
            <w:color w:val="3B3834"/>
            <w:w w:val="120"/>
          </w:rPr>
          <w:delText>a</w:delText>
        </w:r>
        <w:r>
          <w:rPr>
            <w:color w:val="3B3834"/>
            <w:spacing w:val="-21"/>
            <w:w w:val="120"/>
          </w:rPr>
          <w:delText xml:space="preserve"> </w:delText>
        </w:r>
      </w:del>
      <w:ins w:id="41" w:author="Author" w:date="2026-08-29T16:06:00Z" w16du:dateUtc="2026-08-29T10:36:00Z">
        <w:r w:rsidR="00837C3A" w:rsidRPr="00837C3A">
          <w:rPr>
            <w:color w:val="3B3834"/>
            <w:w w:val="120"/>
          </w:rPr>
          <w:t xml:space="preserve">Staff Software Engineer specializing in </w:t>
        </w:r>
      </w:ins>
      <w:r w:rsidR="00837C3A" w:rsidRPr="00837C3A">
        <w:rPr>
          <w:color w:val="3B3834"/>
          <w:w w:val="120"/>
        </w:rPr>
        <w:t xml:space="preserve">creative </w:t>
      </w:r>
      <w:del w:id="42" w:author="Author" w:date="2026-08-29T16:06:00Z" w16du:dateUtc="2026-08-29T10:36:00Z">
        <w:r>
          <w:rPr>
            <w:color w:val="3B3834"/>
            <w:w w:val="120"/>
          </w:rPr>
          <w:delText>engineer</w:delText>
        </w:r>
        <w:r>
          <w:rPr>
            <w:color w:val="3B3834"/>
            <w:spacing w:val="13"/>
            <w:w w:val="120"/>
          </w:rPr>
          <w:delText xml:space="preserve"> </w:delText>
        </w:r>
        <w:r>
          <w:rPr>
            <w:color w:val="3B3834"/>
            <w:w w:val="120"/>
          </w:rPr>
          <w:delText>who</w:delText>
        </w:r>
        <w:r>
          <w:rPr>
            <w:color w:val="3B3834"/>
            <w:spacing w:val="-11"/>
            <w:w w:val="120"/>
          </w:rPr>
          <w:delText xml:space="preserve"> </w:delText>
        </w:r>
        <w:r>
          <w:rPr>
            <w:color w:val="3B3834"/>
            <w:w w:val="120"/>
          </w:rPr>
          <w:delText>has</w:delText>
        </w:r>
        <w:r>
          <w:rPr>
            <w:color w:val="3B3834"/>
            <w:spacing w:val="-17"/>
            <w:w w:val="120"/>
          </w:rPr>
          <w:delText xml:space="preserve"> </w:delText>
        </w:r>
        <w:r>
          <w:rPr>
            <w:color w:val="3B3834"/>
            <w:w w:val="120"/>
          </w:rPr>
          <w:delText>spent</w:delText>
        </w:r>
        <w:r>
          <w:rPr>
            <w:color w:val="3B3834"/>
            <w:spacing w:val="-8"/>
            <w:w w:val="120"/>
          </w:rPr>
          <w:delText xml:space="preserve"> </w:delText>
        </w:r>
        <w:r>
          <w:rPr>
            <w:color w:val="3B3834"/>
            <w:w w:val="120"/>
          </w:rPr>
          <w:delText>30</w:delText>
        </w:r>
        <w:r>
          <w:rPr>
            <w:color w:val="3B3834"/>
            <w:spacing w:val="-2"/>
            <w:w w:val="120"/>
          </w:rPr>
          <w:delText xml:space="preserve"> </w:delText>
        </w:r>
        <w:r>
          <w:rPr>
            <w:color w:val="3B3834"/>
            <w:w w:val="120"/>
          </w:rPr>
          <w:delText>\:jears</w:delText>
        </w:r>
        <w:r>
          <w:rPr>
            <w:color w:val="3B3834"/>
            <w:spacing w:val="-7"/>
            <w:w w:val="120"/>
          </w:rPr>
          <w:delText xml:space="preserve"> </w:delText>
        </w:r>
        <w:r>
          <w:rPr>
            <w:color w:val="3B3834"/>
            <w:w w:val="120"/>
          </w:rPr>
          <w:delText>turning</w:delText>
        </w:r>
        <w:r>
          <w:rPr>
            <w:color w:val="3B3834"/>
            <w:spacing w:val="-7"/>
            <w:w w:val="120"/>
          </w:rPr>
          <w:delText xml:space="preserve"> </w:delText>
        </w:r>
        <w:r>
          <w:rPr>
            <w:color w:val="3B3834"/>
            <w:w w:val="120"/>
          </w:rPr>
          <w:delText>non-traditional</w:delText>
        </w:r>
        <w:r>
          <w:rPr>
            <w:color w:val="3B3834"/>
            <w:spacing w:val="-17"/>
            <w:w w:val="120"/>
          </w:rPr>
          <w:delText xml:space="preserve"> </w:delText>
        </w:r>
        <w:r>
          <w:rPr>
            <w:color w:val="3B3834"/>
            <w:w w:val="120"/>
          </w:rPr>
          <w:delText>ideas</w:delText>
        </w:r>
        <w:r>
          <w:rPr>
            <w:color w:val="3B3834"/>
            <w:spacing w:val="-12"/>
            <w:w w:val="120"/>
          </w:rPr>
          <w:delText xml:space="preserve"> </w:delText>
        </w:r>
        <w:r>
          <w:rPr>
            <w:color w:val="3B3834"/>
            <w:w w:val="120"/>
          </w:rPr>
          <w:delText>into production software.</w:delText>
        </w:r>
        <w:r>
          <w:rPr>
            <w:color w:val="3B3834"/>
            <w:spacing w:val="-10"/>
            <w:w w:val="120"/>
          </w:rPr>
          <w:delText xml:space="preserve"> </w:delText>
        </w:r>
        <w:r>
          <w:rPr>
            <w:color w:val="3B3834"/>
            <w:w w:val="120"/>
          </w:rPr>
          <w:delText>Design</w:delText>
        </w:r>
      </w:del>
      <w:ins w:id="43" w:author="Author" w:date="2026-08-29T16:06:00Z" w16du:dateUtc="2026-08-29T10:36:00Z">
        <w:r w:rsidR="00837C3A" w:rsidRPr="00837C3A">
          <w:rPr>
            <w:color w:val="3B3834"/>
            <w:w w:val="120"/>
          </w:rPr>
          <w:t>engineering and AI-native agentic systems. A design</w:t>
        </w:r>
      </w:ins>
      <w:r w:rsidR="00837C3A" w:rsidRPr="00837C3A">
        <w:rPr>
          <w:color w:val="3B3834"/>
          <w:w w:val="120"/>
        </w:rPr>
        <w:t>-trained</w:t>
      </w:r>
      <w:r w:rsidR="00837C3A" w:rsidRPr="00837C3A">
        <w:rPr>
          <w:color w:val="3B3834"/>
          <w:w w:val="120"/>
          <w:rPrChange w:id="44" w:author="Author" w:date="2026-08-29T16:06:00Z" w16du:dateUtc="2026-08-29T10:36:00Z">
            <w:rPr>
              <w:color w:val="3B3834"/>
              <w:spacing w:val="-10"/>
              <w:w w:val="120"/>
            </w:rPr>
          </w:rPrChange>
        </w:rPr>
        <w:t xml:space="preserve"> </w:t>
      </w:r>
      <w:r w:rsidR="00837C3A" w:rsidRPr="00837C3A">
        <w:rPr>
          <w:color w:val="3B3834"/>
          <w:w w:val="120"/>
        </w:rPr>
        <w:t>and</w:t>
      </w:r>
      <w:r w:rsidR="00837C3A" w:rsidRPr="00837C3A">
        <w:rPr>
          <w:color w:val="3B3834"/>
          <w:w w:val="120"/>
          <w:rPrChange w:id="45" w:author="Author" w:date="2026-08-29T16:06:00Z" w16du:dateUtc="2026-08-29T10:36:00Z">
            <w:rPr>
              <w:color w:val="3B3834"/>
              <w:spacing w:val="-3"/>
              <w:w w:val="120"/>
            </w:rPr>
          </w:rPrChange>
        </w:rPr>
        <w:t xml:space="preserve"> </w:t>
      </w:r>
      <w:r w:rsidR="00837C3A" w:rsidRPr="00837C3A">
        <w:rPr>
          <w:color w:val="3B3834"/>
          <w:w w:val="120"/>
        </w:rPr>
        <w:t>engineering-fluent</w:t>
      </w:r>
      <w:del w:id="46" w:author="Author" w:date="2026-08-29T16:06:00Z" w16du:dateUtc="2026-08-29T10:36:00Z">
        <w:r>
          <w:rPr>
            <w:color w:val="3B3834"/>
            <w:w w:val="120"/>
          </w:rPr>
          <w:delText>,</w:delText>
        </w:r>
        <w:r>
          <w:rPr>
            <w:color w:val="3B3834"/>
            <w:spacing w:val="-27"/>
            <w:w w:val="120"/>
          </w:rPr>
          <w:delText xml:space="preserve"> </w:delText>
        </w:r>
        <w:r>
          <w:rPr>
            <w:color w:val="3B3834"/>
            <w:w w:val="120"/>
          </w:rPr>
          <w:delText>I work the</w:delText>
        </w:r>
        <w:r>
          <w:rPr>
            <w:color w:val="3B3834"/>
            <w:spacing w:val="40"/>
            <w:w w:val="120"/>
          </w:rPr>
          <w:delText xml:space="preserve"> </w:delText>
        </w:r>
        <w:r>
          <w:rPr>
            <w:color w:val="3B3834"/>
            <w:w w:val="120"/>
          </w:rPr>
          <w:delText>seam between the two, carr\:jing what people imagine through to real-world implementation</w:delText>
        </w:r>
        <w:commentRangeStart w:id="47"/>
        <w:r>
          <w:rPr>
            <w:color w:val="3B3834"/>
            <w:w w:val="120"/>
          </w:rPr>
          <w:delText>.</w:delText>
        </w:r>
        <w:r>
          <w:rPr>
            <w:color w:val="3B3834"/>
            <w:spacing w:val="-33"/>
            <w:w w:val="120"/>
          </w:rPr>
          <w:delText xml:space="preserve"> </w:delText>
        </w:r>
        <w:r>
          <w:rPr>
            <w:color w:val="3B3834"/>
            <w:w w:val="120"/>
          </w:rPr>
          <w:delText>I</w:delText>
        </w:r>
        <w:r>
          <w:rPr>
            <w:color w:val="3B3834"/>
            <w:spacing w:val="-20"/>
            <w:w w:val="120"/>
          </w:rPr>
          <w:delText xml:space="preserve"> </w:delText>
        </w:r>
        <w:r>
          <w:rPr>
            <w:color w:val="3B3834"/>
            <w:w w:val="120"/>
          </w:rPr>
          <w:delText>e</w:delText>
        </w:r>
      </w:del>
      <w:commentRangeEnd w:id="47"/>
      <w:r w:rsidR="005A3916">
        <w:rPr>
          <w:rStyle w:val="CommentReference"/>
          <w:color w:val="3B3834"/>
          <w:w w:val="120"/>
          <w:sz w:val="20"/>
          <w:szCs w:val="20"/>
        </w:rPr>
        <w:commentReference w:id="47"/>
      </w:r>
      <w:del w:id="48" w:author="Author" w:date="2026-08-29T16:06:00Z" w16du:dateUtc="2026-08-29T10:36:00Z">
        <w:r>
          <w:rPr>
            <w:color w:val="3B3834"/>
            <w:w w:val="120"/>
          </w:rPr>
          <w:delText>xcel</w:delText>
        </w:r>
      </w:del>
      <w:ins w:id="49" w:author="Author" w:date="2026-08-29T16:06:00Z" w16du:dateUtc="2026-08-29T10:36:00Z">
        <w:r w:rsidR="00837C3A" w:rsidRPr="00837C3A">
          <w:rPr>
            <w:color w:val="3B3834"/>
            <w:w w:val="120"/>
          </w:rPr>
          <w:t xml:space="preserve"> innovator who excels at translating imaginative concepts into production-ready software. Thrives</w:t>
        </w:r>
      </w:ins>
      <w:r w:rsidR="00837C3A" w:rsidRPr="00837C3A">
        <w:rPr>
          <w:color w:val="3B3834"/>
          <w:w w:val="120"/>
          <w:rPrChange w:id="50" w:author="Author" w:date="2026-08-29T16:06:00Z" w16du:dateUtc="2026-08-29T10:36:00Z">
            <w:rPr>
              <w:color w:val="3B3834"/>
              <w:spacing w:val="-5"/>
              <w:w w:val="120"/>
            </w:rPr>
          </w:rPrChange>
        </w:rPr>
        <w:t xml:space="preserve"> </w:t>
      </w:r>
      <w:r w:rsidR="00837C3A" w:rsidRPr="00837C3A">
        <w:rPr>
          <w:color w:val="3B3834"/>
          <w:w w:val="120"/>
        </w:rPr>
        <w:t>in fast-</w:t>
      </w:r>
      <w:del w:id="51" w:author="Author" w:date="2026-08-29T16:06:00Z" w16du:dateUtc="2026-08-29T10:36:00Z">
        <w:r>
          <w:rPr>
            <w:color w:val="3B3834"/>
            <w:w w:val="120"/>
          </w:rPr>
          <w:delText>moving</w:delText>
        </w:r>
      </w:del>
      <w:ins w:id="52" w:author="Author" w:date="2026-08-29T16:06:00Z" w16du:dateUtc="2026-08-29T10:36:00Z">
        <w:r w:rsidR="00837C3A" w:rsidRPr="00837C3A">
          <w:rPr>
            <w:color w:val="3B3834"/>
            <w:w w:val="120"/>
          </w:rPr>
          <w:t>paced, fluid</w:t>
        </w:r>
      </w:ins>
      <w:r w:rsidR="00837C3A" w:rsidRPr="00837C3A">
        <w:rPr>
          <w:color w:val="3B3834"/>
          <w:w w:val="120"/>
        </w:rPr>
        <w:t xml:space="preserve"> environments</w:t>
      </w:r>
      <w:del w:id="53" w:author="Author" w:date="2026-08-29T16:06:00Z" w16du:dateUtc="2026-08-29T10:36:00Z">
        <w:r>
          <w:rPr>
            <w:color w:val="3B3834"/>
            <w:spacing w:val="-9"/>
            <w:w w:val="120"/>
          </w:rPr>
          <w:delText xml:space="preserve"> </w:delText>
        </w:r>
        <w:r>
          <w:rPr>
            <w:color w:val="3B3834"/>
            <w:w w:val="120"/>
          </w:rPr>
          <w:delText>where</w:delText>
        </w:r>
        <w:r>
          <w:rPr>
            <w:color w:val="3B3834"/>
            <w:spacing w:val="-17"/>
            <w:w w:val="120"/>
          </w:rPr>
          <w:delText xml:space="preserve"> </w:delText>
        </w:r>
        <w:r>
          <w:rPr>
            <w:color w:val="3B3834"/>
            <w:w w:val="120"/>
          </w:rPr>
          <w:delText>roles</w:delText>
        </w:r>
        <w:r>
          <w:rPr>
            <w:color w:val="3B3834"/>
            <w:spacing w:val="-16"/>
            <w:w w:val="120"/>
          </w:rPr>
          <w:delText xml:space="preserve"> </w:delText>
        </w:r>
        <w:r>
          <w:rPr>
            <w:color w:val="3B3834"/>
            <w:w w:val="120"/>
          </w:rPr>
          <w:delText>are</w:delText>
        </w:r>
        <w:r>
          <w:rPr>
            <w:color w:val="3B3834"/>
            <w:spacing w:val="-17"/>
            <w:w w:val="120"/>
          </w:rPr>
          <w:delText xml:space="preserve"> </w:delText>
        </w:r>
        <w:r>
          <w:rPr>
            <w:color w:val="3B3834"/>
            <w:w w:val="120"/>
          </w:rPr>
          <w:delText>fluid</w:delText>
        </w:r>
        <w:r>
          <w:rPr>
            <w:color w:val="3B3834"/>
            <w:spacing w:val="-17"/>
            <w:w w:val="120"/>
          </w:rPr>
          <w:delText xml:space="preserve"> </w:delText>
        </w:r>
        <w:r>
          <w:rPr>
            <w:color w:val="3B3834"/>
            <w:w w:val="120"/>
          </w:rPr>
          <w:delText>and</w:delText>
        </w:r>
        <w:r>
          <w:rPr>
            <w:color w:val="3B3834"/>
            <w:spacing w:val="-36"/>
            <w:w w:val="120"/>
          </w:rPr>
          <w:delText xml:space="preserve"> </w:delText>
        </w:r>
        <w:r>
          <w:rPr>
            <w:color w:val="3B3834"/>
            <w:w w:val="120"/>
          </w:rPr>
          <w:delText>requirements</w:delText>
        </w:r>
        <w:r>
          <w:rPr>
            <w:color w:val="3B3834"/>
            <w:spacing w:val="-16"/>
            <w:w w:val="120"/>
          </w:rPr>
          <w:delText xml:space="preserve"> </w:delText>
        </w:r>
        <w:r>
          <w:rPr>
            <w:color w:val="3B3834"/>
            <w:w w:val="120"/>
          </w:rPr>
          <w:delText>change.</w:delText>
        </w:r>
        <w:r>
          <w:rPr>
            <w:color w:val="3B3834"/>
            <w:spacing w:val="-19"/>
            <w:w w:val="120"/>
          </w:rPr>
          <w:delText xml:space="preserve"> </w:delText>
        </w:r>
        <w:r>
          <w:rPr>
            <w:color w:val="3B3834"/>
            <w:w w:val="120"/>
          </w:rPr>
          <w:delText>Toda\d</w:delText>
        </w:r>
      </w:del>
      <w:ins w:id="54" w:author="Author" w:date="2026-08-29T16:06:00Z" w16du:dateUtc="2026-08-29T10:36:00Z">
        <w:r w:rsidR="00837C3A" w:rsidRPr="00837C3A">
          <w:rPr>
            <w:color w:val="3B3834"/>
            <w:w w:val="120"/>
          </w:rPr>
          <w:t xml:space="preserve">, driving projects from idea to implementation with a focus on pioneering </w:t>
        </w:r>
      </w:ins>
      <w:commentRangeEnd w:id="39"/>
      <w:r w:rsidR="00C21DA0" w:rsidRPr="00837C3A">
        <w:rPr>
          <w:rStyle w:val="CommentReference"/>
          <w:color w:val="3B3834"/>
          <w:w w:val="120"/>
          <w:sz w:val="20"/>
          <w:szCs w:val="20"/>
        </w:rPr>
        <w:commentReference w:id="39"/>
      </w:r>
      <w:ins w:id="55" w:author="Author" w:date="2026-08-29T16:06:00Z" w16du:dateUtc="2026-08-29T10:36:00Z">
        <w:r w:rsidR="00837C3A" w:rsidRPr="00837C3A">
          <w:rPr>
            <w:color w:val="3B3834"/>
            <w:w w:val="120"/>
          </w:rPr>
          <w:t>agentic frameworks. Delivers high-impact, AI-driven solutions</w:t>
        </w:r>
      </w:ins>
      <w:r w:rsidR="00837C3A" w:rsidRPr="00837C3A">
        <w:rPr>
          <w:color w:val="3B3834"/>
          <w:w w:val="120"/>
          <w:rPrChange w:id="56" w:author="Author" w:date="2026-08-29T16:06:00Z" w16du:dateUtc="2026-08-29T10:36:00Z">
            <w:rPr>
              <w:color w:val="3B3834"/>
              <w:spacing w:val="-12"/>
              <w:w w:val="120"/>
            </w:rPr>
          </w:rPrChange>
        </w:rPr>
        <w:t xml:space="preserve"> </w:t>
      </w:r>
      <w:r w:rsidR="00837C3A" w:rsidRPr="00837C3A">
        <w:rPr>
          <w:color w:val="3B3834"/>
          <w:w w:val="120"/>
        </w:rPr>
        <w:t>that</w:t>
      </w:r>
      <w:r w:rsidR="00837C3A" w:rsidRPr="00837C3A">
        <w:rPr>
          <w:color w:val="3B3834"/>
          <w:w w:val="120"/>
          <w:rPrChange w:id="57" w:author="Author" w:date="2026-08-29T16:06:00Z" w16du:dateUtc="2026-08-29T10:36:00Z">
            <w:rPr>
              <w:color w:val="3B3834"/>
              <w:spacing w:val="-12"/>
              <w:w w:val="120"/>
            </w:rPr>
          </w:rPrChange>
        </w:rPr>
        <w:t xml:space="preserve"> </w:t>
      </w:r>
      <w:del w:id="58" w:author="Author" w:date="2026-08-29T16:06:00Z" w16du:dateUtc="2026-08-29T10:36:00Z">
        <w:r>
          <w:rPr>
            <w:color w:val="3B3834"/>
            <w:w w:val="120"/>
          </w:rPr>
          <w:delText>space</w:delText>
        </w:r>
        <w:r>
          <w:rPr>
            <w:color w:val="3B3834"/>
            <w:spacing w:val="-16"/>
            <w:w w:val="120"/>
          </w:rPr>
          <w:delText xml:space="preserve"> </w:delText>
        </w:r>
        <w:r>
          <w:rPr>
            <w:color w:val="3B3834"/>
            <w:w w:val="120"/>
          </w:rPr>
          <w:delText>is</w:delText>
        </w:r>
        <w:r>
          <w:rPr>
            <w:color w:val="3B3834"/>
            <w:spacing w:val="-17"/>
            <w:w w:val="120"/>
          </w:rPr>
          <w:delText xml:space="preserve"> </w:delText>
        </w:r>
        <w:r>
          <w:rPr>
            <w:color w:val="3B3834"/>
            <w:w w:val="120"/>
          </w:rPr>
          <w:delText>Al-native,</w:delText>
        </w:r>
        <w:r>
          <w:rPr>
            <w:color w:val="3B3834"/>
            <w:spacing w:val="-17"/>
            <w:w w:val="120"/>
          </w:rPr>
          <w:delText xml:space="preserve"> </w:delText>
        </w:r>
        <w:r>
          <w:rPr>
            <w:color w:val="3B3834"/>
            <w:w w:val="120"/>
          </w:rPr>
          <w:delText xml:space="preserve">agentic </w:delText>
        </w:r>
      </w:del>
      <w:ins w:id="59" w:author="Author" w:date="2026-08-29T16:06:00Z" w16du:dateUtc="2026-08-29T10:36:00Z">
        <w:r w:rsidR="00837C3A" w:rsidRPr="00837C3A">
          <w:rPr>
            <w:color w:val="3B3834"/>
            <w:w w:val="120"/>
          </w:rPr>
          <w:t xml:space="preserve">solve complex business challenges and accelerate </w:t>
        </w:r>
      </w:ins>
      <w:r w:rsidR="00837C3A" w:rsidRPr="00837C3A">
        <w:rPr>
          <w:color w:val="3B3834"/>
          <w:w w:val="120"/>
        </w:rPr>
        <w:t>development</w:t>
      </w:r>
      <w:del w:id="60" w:author="Author" w:date="2026-08-29T16:06:00Z" w16du:dateUtc="2026-08-29T10:36:00Z">
        <w:r>
          <w:rPr>
            <w:color w:val="3B3834"/>
            <w:w w:val="120"/>
          </w:rPr>
          <w:delText>,</w:delText>
        </w:r>
        <w:r>
          <w:rPr>
            <w:color w:val="3B3834"/>
            <w:spacing w:val="-2"/>
            <w:w w:val="120"/>
          </w:rPr>
          <w:delText xml:space="preserve"> </w:delText>
        </w:r>
        <w:r>
          <w:rPr>
            <w:color w:val="3B3834"/>
            <w:w w:val="120"/>
          </w:rPr>
          <w:delText>and</w:delText>
        </w:r>
        <w:r>
          <w:rPr>
            <w:color w:val="3B3834"/>
            <w:spacing w:val="-9"/>
            <w:w w:val="120"/>
          </w:rPr>
          <w:delText xml:space="preserve"> </w:delText>
        </w:r>
        <w:r>
          <w:rPr>
            <w:color w:val="3B3834"/>
            <w:w w:val="120"/>
          </w:rPr>
          <w:delText>I'm</w:delText>
        </w:r>
        <w:r>
          <w:rPr>
            <w:color w:val="3B3834"/>
            <w:spacing w:val="-17"/>
            <w:w w:val="120"/>
          </w:rPr>
          <w:delText xml:space="preserve"> </w:delText>
        </w:r>
        <w:r>
          <w:rPr>
            <w:color w:val="3B3834"/>
            <w:w w:val="120"/>
          </w:rPr>
          <w:delText>pushing the</w:delText>
        </w:r>
        <w:r>
          <w:rPr>
            <w:color w:val="3B3834"/>
            <w:spacing w:val="27"/>
            <w:w w:val="120"/>
          </w:rPr>
          <w:delText xml:space="preserve"> </w:delText>
        </w:r>
        <w:r>
          <w:rPr>
            <w:color w:val="3B3834"/>
            <w:w w:val="120"/>
          </w:rPr>
          <w:delText>limit dail\d,</w:delText>
        </w:r>
      </w:del>
      <w:ins w:id="61" w:author="Author" w:date="2026-08-29T16:06:00Z" w16du:dateUtc="2026-08-29T10:36:00Z">
        <w:r w:rsidR="00837C3A" w:rsidRPr="00837C3A">
          <w:rPr>
            <w:color w:val="3B3834"/>
            <w:w w:val="120"/>
          </w:rPr>
          <w:t>.</w:t>
        </w:r>
      </w:ins>
    </w:p>
    <w:p w14:paraId="7E8C139B" w14:textId="77777777" w:rsidR="00FE4EDA" w:rsidRPr="00221FE2" w:rsidRDefault="00FE4EDA" w:rsidP="00221FE2">
      <w:pPr>
        <w:tabs>
          <w:tab w:val="left" w:pos="556"/>
        </w:tabs>
        <w:spacing w:before="240" w:line="276" w:lineRule="auto"/>
        <w:ind w:left="159" w:right="27"/>
        <w:rPr>
          <w:moveTo w:id="62" w:author="Author" w:date="2026-08-29T16:06:00Z" w16du:dateUtc="2026-08-29T10:36:00Z"/>
          <w:b/>
          <w:sz w:val="20"/>
          <w:rPrChange w:id="63" w:author="Author" w:date="2026-08-29T16:06:00Z" w16du:dateUtc="2026-08-29T10:36:00Z">
            <w:rPr>
              <w:moveTo w:id="64" w:author="Author" w:date="2026-08-29T16:06:00Z" w16du:dateUtc="2026-08-29T10:36:00Z"/>
              <w:sz w:val="16"/>
            </w:rPr>
          </w:rPrChange>
        </w:rPr>
        <w:pPrChange w:id="65" w:author="Author" w:date="2026-08-29T16:06:00Z" w16du:dateUtc="2026-08-29T10:36:00Z">
          <w:pPr>
            <w:tabs>
              <w:tab w:val="left" w:pos="556"/>
            </w:tabs>
            <w:spacing w:before="1"/>
            <w:ind w:left="159"/>
          </w:pPr>
        </w:pPrChange>
      </w:pPr>
      <w:moveToRangeStart w:id="66" w:author="Author" w:date="2026-08-29T16:06:00Z" w:name="move238911999"/>
      <w:moveTo w:id="67" w:author="Author" w:date="2026-08-29T16:06:00Z" w16du:dateUtc="2026-08-29T10:36:00Z">
        <w:r w:rsidRPr="00221FE2">
          <w:rPr>
            <w:b/>
            <w:color w:val="6B6762"/>
            <w:spacing w:val="-2"/>
            <w:w w:val="125"/>
            <w:sz w:val="20"/>
            <w:rPrChange w:id="68" w:author="Author" w:date="2026-08-29T16:06:00Z" w16du:dateUtc="2026-08-29T10:36:00Z">
              <w:rPr>
                <w:color w:val="6B6762"/>
                <w:spacing w:val="-2"/>
                <w:w w:val="125"/>
                <w:sz w:val="16"/>
              </w:rPr>
            </w:rPrChange>
          </w:rPr>
          <w:t>SKILLS</w:t>
        </w:r>
      </w:moveTo>
    </w:p>
    <w:moveToRangeEnd w:id="66"/>
    <w:p w14:paraId="5ED92E06" w14:textId="77777777" w:rsidR="00FE4EDA" w:rsidRDefault="00FE4EDA" w:rsidP="00221FE2">
      <w:pPr>
        <w:pStyle w:val="BodyText"/>
        <w:spacing w:before="9" w:line="276" w:lineRule="auto"/>
        <w:ind w:right="27"/>
        <w:rPr>
          <w:ins w:id="69" w:author="Author" w:date="2026-08-29T16:06:00Z" w16du:dateUtc="2026-08-29T10:36:00Z"/>
          <w:sz w:val="6"/>
        </w:rPr>
      </w:pPr>
      <w:ins w:id="70" w:author="Author" w:date="2026-08-29T16:06:00Z" w16du:dateUtc="2026-08-29T10:36:00Z">
        <w:r>
          <w:rPr>
            <w:noProof/>
            <w:sz w:val="6"/>
          </w:rPr>
          <mc:AlternateContent>
            <mc:Choice Requires="wps">
              <w:drawing>
                <wp:anchor distT="0" distB="0" distL="0" distR="0" simplePos="0" relativeHeight="487591424" behindDoc="1" locked="0" layoutInCell="1" allowOverlap="1" wp14:anchorId="72FD8365" wp14:editId="02A69DBA">
                  <wp:simplePos x="0" y="0"/>
                  <wp:positionH relativeFrom="page">
                    <wp:posOffset>552450</wp:posOffset>
                  </wp:positionH>
                  <wp:positionV relativeFrom="paragraph">
                    <wp:posOffset>65276</wp:posOffset>
                  </wp:positionV>
                  <wp:extent cx="66675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9525"/>
                          </a:xfrm>
                          <a:custGeom>
                            <a:avLst/>
                            <a:gdLst/>
                            <a:ahLst/>
                            <a:cxnLst/>
                            <a:rect l="l" t="t" r="r" b="b"/>
                            <a:pathLst>
                              <a:path w="6667500" h="9525">
                                <a:moveTo>
                                  <a:pt x="6667500" y="0"/>
                                </a:moveTo>
                                <a:lnTo>
                                  <a:pt x="0" y="0"/>
                                </a:lnTo>
                                <a:lnTo>
                                  <a:pt x="0" y="9525"/>
                                </a:lnTo>
                                <a:lnTo>
                                  <a:pt x="6667500" y="9525"/>
                                </a:lnTo>
                                <a:lnTo>
                                  <a:pt x="6667500" y="0"/>
                                </a:lnTo>
                                <a:close/>
                              </a:path>
                            </a:pathLst>
                          </a:custGeom>
                          <a:solidFill>
                            <a:srgbClr val="D9D4C8"/>
                          </a:solidFill>
                        </wps:spPr>
                        <wps:bodyPr wrap="square" lIns="0" tIns="0" rIns="0" bIns="0" rtlCol="0">
                          <a:prstTxWarp prst="textNoShape">
                            <a:avLst/>
                          </a:prstTxWarp>
                          <a:noAutofit/>
                        </wps:bodyPr>
                      </wps:wsp>
                    </a:graphicData>
                  </a:graphic>
                </wp:anchor>
              </w:drawing>
            </mc:Choice>
            <mc:Fallback>
              <w:pict>
                <v:shape w14:anchorId="4376075C" id="Graphic 4" o:spid="_x0000_s1026" style="position:absolute;margin-left:43.5pt;margin-top:5.15pt;width:52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66750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MH9rHwIAAL0EAAAOAAAAZHJzL2Uyb0RvYy54bWysVMFu2zAMvQ/YPwi6L06DJWuNOMWQoMOA oivQFDsrshwbk0WNUuLk70fJlmtspw27yJT5RL/3SHl9f2k1Oyt0DZiC38zmnCkjoWzMseCv+4cP t5w5L0wpNBhV8Kty/H7z/t26s7laQA26VMioiHF5Zwtee2/zLHOyVq1wM7DKULICbIWnLR6zEkVH 1VudLebzVdYBlhZBKufo7a5P8k2sX1VK+m9V5ZRnuuDEzccV43oIa7ZZi/yIwtaNHGiIf2DRisbQ R8dSO+EFO2HzR6m2kQgOKj+T0GZQVY1UUQOpuZn/pualFlZFLWSOs6NN7v+VlU/nF/uMgbqzjyB/ OHIk66zLx0zYuAFzqbANWCLOLtHF6+iiungm6eVqtfq0nJPZknJ3y8UymJyJPJ2VJ+e/KIh1xPnR +b4HZYpEnSJ5MSlE6mTooY499JxRD5Ez6uGh76EVPpwL5ELIugmReuARki2c1R4izAcJI9skhJi+ YbSZYknTBJVy6WljvR4zkZ3S6dnDpp/9K3AcWeKYykkNTvUGB93R6dELwk3ddqCb8qHROsh3eDxs NbKzIFt3d7uP29uhURNYnIS++WEMDlBen5F1dF8K7n6eBCrO9FdDAxkuVwowBYcUoNdbiFcwOo/O 7y/fBVpmKSy4p9l5gjTuIk9jQfwDoMeGkwY+nzxUTZiZyK1nNGzojkT9w30Ol3C6j6i3v87mFwAA AP//AwBQSwMEFAAGAAgAAAAhAHhdlTjdAAAACQEAAA8AAABkcnMvZG93bnJldi54bWxMj0FvwjAM he+T9h8iT9ptpIDEqq4pKtNAiMs0xmFHt/Haao1TNSmUf096Yjf7Pev5e+l6NK04U+8aywrmswgE cWl1w5WC0/f2JQbhPLLG1jIpuJKDdfb4kGKi7YW/6Hz0lQgh7BJUUHvfJVK6siaDbmY74uD92t6g D2tfSd3jJYSbVi6iaCUNNhw+1NjRe03l33EwCjZ7m//IYePlYZcv3Hb4KPafJ6Wen8b8DYSn0d+P YcIP6JAFpsIOrJ1oFcSvoYoPerQEMfnz5aQU0xSDzFL5v0F2AwAA//8DAFBLAQItABQABgAIAAAA IQC2gziS/gAAAOEBAAATAAAAAAAAAAAAAAAAAAAAAABbQ29udGVudF9UeXBlc10ueG1sUEsBAi0A FAAGAAgAAAAhADj9If/WAAAAlAEAAAsAAAAAAAAAAAAAAAAALwEAAF9yZWxzLy5yZWxzUEsBAi0A FAAGAAgAAAAhAB0wf2sfAgAAvQQAAA4AAAAAAAAAAAAAAAAALgIAAGRycy9lMm9Eb2MueG1sUEsB Ai0AFAAGAAgAAAAhAHhdlTjdAAAACQEAAA8AAAAAAAAAAAAAAAAAeQQAAGRycy9kb3ducmV2Lnht bFBLBQYAAAAABAAEAPMAAACDBQAAAAA= " path="m6667500,l,,,9525r6667500,l6667500,xe" fillcolor="#d9d4c8" stroked="f">
                  <v:path arrowok="t"/>
                  <w10:wrap type="topAndBottom" anchorx="page"/>
                </v:shape>
              </w:pict>
            </mc:Fallback>
          </mc:AlternateContent>
        </w:r>
      </w:ins>
    </w:p>
    <w:p w14:paraId="4CC77AD0" w14:textId="22145EF7" w:rsidR="00FE4EDA" w:rsidRDefault="00FE4EDA" w:rsidP="00221FE2">
      <w:pPr>
        <w:pStyle w:val="BodyText"/>
        <w:spacing w:before="175" w:line="276" w:lineRule="auto"/>
        <w:ind w:left="146" w:right="27" w:firstLine="8"/>
        <w:jc w:val="both"/>
        <w:rPr>
          <w:ins w:id="71" w:author="Author" w:date="2026-08-29T16:06:00Z" w16du:dateUtc="2026-08-29T10:36:00Z"/>
        </w:rPr>
      </w:pPr>
      <w:ins w:id="72" w:author="Author" w:date="2026-08-29T16:06:00Z" w16du:dateUtc="2026-08-29T10:36:00Z">
        <w:r>
          <w:rPr>
            <w:b/>
            <w:color w:val="231F1F"/>
            <w:sz w:val="21"/>
          </w:rPr>
          <w:t>Al/</w:t>
        </w:r>
        <w:commentRangeStart w:id="73"/>
        <w:r>
          <w:rPr>
            <w:b/>
            <w:color w:val="231F1F"/>
            <w:sz w:val="21"/>
          </w:rPr>
          <w:t>Agentic:</w:t>
        </w:r>
        <w:r>
          <w:rPr>
            <w:b/>
            <w:color w:val="231F1F"/>
            <w:spacing w:val="40"/>
            <w:sz w:val="21"/>
          </w:rPr>
          <w:t xml:space="preserve"> </w:t>
        </w:r>
        <w:r>
          <w:rPr>
            <w:color w:val="3B3834"/>
          </w:rPr>
          <w:t>LLM</w:t>
        </w:r>
        <w:r>
          <w:rPr>
            <w:color w:val="3B3834"/>
            <w:spacing w:val="40"/>
          </w:rPr>
          <w:t xml:space="preserve"> </w:t>
        </w:r>
        <w:r w:rsidR="00C62E4F">
          <w:rPr>
            <w:color w:val="3B3834"/>
          </w:rPr>
          <w:t>Orchestration</w:t>
        </w:r>
        <w:r w:rsidR="00C62E4F">
          <w:rPr>
            <w:color w:val="3B3834"/>
            <w:spacing w:val="78"/>
          </w:rPr>
          <w:t xml:space="preserve"> </w:t>
        </w:r>
        <w:r w:rsidR="00C62E4F">
          <w:rPr>
            <w:color w:val="3B3834"/>
          </w:rPr>
          <w:t>and</w:t>
        </w:r>
        <w:r w:rsidR="00C62E4F">
          <w:rPr>
            <w:color w:val="3B3834"/>
            <w:spacing w:val="40"/>
          </w:rPr>
          <w:t xml:space="preserve"> </w:t>
        </w:r>
        <w:r w:rsidR="00C62E4F">
          <w:rPr>
            <w:color w:val="3B3834"/>
          </w:rPr>
          <w:t>Multi-Agent</w:t>
        </w:r>
        <w:r w:rsidR="00C62E4F">
          <w:rPr>
            <w:color w:val="3B3834"/>
            <w:spacing w:val="80"/>
          </w:rPr>
          <w:t xml:space="preserve"> </w:t>
        </w:r>
        <w:r w:rsidR="00C62E4F">
          <w:rPr>
            <w:color w:val="3B3834"/>
          </w:rPr>
          <w:t>Workflows</w:t>
        </w:r>
        <w:r w:rsidR="00C62E4F">
          <w:rPr>
            <w:color w:val="3B3834"/>
            <w:spacing w:val="80"/>
          </w:rPr>
          <w:t xml:space="preserve"> </w:t>
        </w:r>
        <w:r>
          <w:rPr>
            <w:color w:val="3B3834"/>
            <w:w w:val="95"/>
          </w:rPr>
          <w:t>•</w:t>
        </w:r>
        <w:r>
          <w:rPr>
            <w:color w:val="3B3834"/>
            <w:spacing w:val="40"/>
          </w:rPr>
          <w:t xml:space="preserve"> </w:t>
        </w:r>
        <w:r>
          <w:rPr>
            <w:color w:val="3B3834"/>
          </w:rPr>
          <w:t>MCP</w:t>
        </w:r>
        <w:r>
          <w:rPr>
            <w:color w:val="3B3834"/>
            <w:spacing w:val="40"/>
          </w:rPr>
          <w:t xml:space="preserve"> </w:t>
        </w:r>
        <w:r>
          <w:rPr>
            <w:color w:val="3B3834"/>
          </w:rPr>
          <w:t>servers</w:t>
        </w:r>
        <w:r>
          <w:rPr>
            <w:color w:val="3B3834"/>
            <w:spacing w:val="80"/>
          </w:rPr>
          <w:t xml:space="preserve"> </w:t>
        </w:r>
        <w:r>
          <w:rPr>
            <w:color w:val="3B3834"/>
            <w:w w:val="95"/>
          </w:rPr>
          <w:t>•</w:t>
        </w:r>
        <w:r>
          <w:rPr>
            <w:color w:val="3B3834"/>
            <w:spacing w:val="40"/>
          </w:rPr>
          <w:t xml:space="preserve"> </w:t>
        </w:r>
        <w:r w:rsidR="00C62E4F">
          <w:rPr>
            <w:color w:val="3B3834"/>
          </w:rPr>
          <w:t>Agentic</w:t>
        </w:r>
        <w:r w:rsidR="00C62E4F">
          <w:rPr>
            <w:color w:val="3B3834"/>
            <w:spacing w:val="80"/>
          </w:rPr>
          <w:t xml:space="preserve"> </w:t>
        </w:r>
        <w:r w:rsidR="00C62E4F">
          <w:rPr>
            <w:color w:val="3B3834"/>
          </w:rPr>
          <w:t>Migration</w:t>
        </w:r>
        <w:r w:rsidR="00C62E4F">
          <w:rPr>
            <w:color w:val="3B3834"/>
            <w:spacing w:val="40"/>
          </w:rPr>
          <w:t xml:space="preserve"> </w:t>
        </w:r>
        <w:r w:rsidR="00C62E4F">
          <w:rPr>
            <w:color w:val="3B3834"/>
          </w:rPr>
          <w:t>Pipelines</w:t>
        </w:r>
        <w:r w:rsidR="00C62E4F">
          <w:rPr>
            <w:color w:val="3B3834"/>
            <w:spacing w:val="78"/>
          </w:rPr>
          <w:t xml:space="preserve"> </w:t>
        </w:r>
        <w:r>
          <w:rPr>
            <w:color w:val="3B3834"/>
            <w:w w:val="95"/>
          </w:rPr>
          <w:t xml:space="preserve">• </w:t>
        </w:r>
        <w:r w:rsidR="00C62E4F">
          <w:rPr>
            <w:color w:val="3B3834"/>
          </w:rPr>
          <w:t>Produc</w:t>
        </w:r>
        <w:r>
          <w:rPr>
            <w:color w:val="3B3834"/>
          </w:rPr>
          <w:t>tion</w:t>
        </w:r>
        <w:r>
          <w:rPr>
            <w:color w:val="3B3834"/>
            <w:spacing w:val="33"/>
          </w:rPr>
          <w:t xml:space="preserve"> </w:t>
        </w:r>
        <w:r>
          <w:rPr>
            <w:color w:val="3B3834"/>
          </w:rPr>
          <w:t>LLM</w:t>
        </w:r>
        <w:r>
          <w:rPr>
            <w:color w:val="3B3834"/>
            <w:spacing w:val="34"/>
          </w:rPr>
          <w:t xml:space="preserve"> </w:t>
        </w:r>
        <w:r>
          <w:rPr>
            <w:color w:val="3B3834"/>
          </w:rPr>
          <w:t>API</w:t>
        </w:r>
        <w:r>
          <w:rPr>
            <w:color w:val="3B3834"/>
            <w:spacing w:val="21"/>
          </w:rPr>
          <w:t xml:space="preserve"> </w:t>
        </w:r>
        <w:r w:rsidR="00C62E4F">
          <w:rPr>
            <w:color w:val="3B3834"/>
          </w:rPr>
          <w:t>Integration</w:t>
        </w:r>
        <w:r w:rsidR="00C62E4F">
          <w:rPr>
            <w:color w:val="3B3834"/>
            <w:spacing w:val="40"/>
          </w:rPr>
          <w:t xml:space="preserve"> </w:t>
        </w:r>
        <w:r w:rsidR="00C62E4F">
          <w:rPr>
            <w:color w:val="3B3834"/>
            <w:w w:val="95"/>
          </w:rPr>
          <w:t>•</w:t>
        </w:r>
        <w:r w:rsidR="00C62E4F">
          <w:rPr>
            <w:color w:val="3B3834"/>
            <w:spacing w:val="40"/>
          </w:rPr>
          <w:t xml:space="preserve"> </w:t>
        </w:r>
        <w:r w:rsidR="00C62E4F">
          <w:rPr>
            <w:color w:val="3B3834"/>
          </w:rPr>
          <w:t>Prompt</w:t>
        </w:r>
        <w:r w:rsidR="00C62E4F">
          <w:rPr>
            <w:color w:val="3B3834"/>
            <w:spacing w:val="40"/>
          </w:rPr>
          <w:t xml:space="preserve"> </w:t>
        </w:r>
        <w:r w:rsidR="00C62E4F">
          <w:rPr>
            <w:color w:val="3B3834"/>
          </w:rPr>
          <w:t>and</w:t>
        </w:r>
        <w:r w:rsidR="00C62E4F">
          <w:rPr>
            <w:color w:val="3B3834"/>
            <w:spacing w:val="26"/>
          </w:rPr>
          <w:t xml:space="preserve"> </w:t>
        </w:r>
        <w:r w:rsidR="00C62E4F">
          <w:rPr>
            <w:color w:val="3B3834"/>
          </w:rPr>
          <w:t>Agent</w:t>
        </w:r>
        <w:r w:rsidR="00C62E4F">
          <w:rPr>
            <w:color w:val="3B3834"/>
            <w:spacing w:val="40"/>
          </w:rPr>
          <w:t xml:space="preserve"> </w:t>
        </w:r>
        <w:r w:rsidR="00C62E4F">
          <w:rPr>
            <w:color w:val="3B3834"/>
          </w:rPr>
          <w:t>Design</w:t>
        </w:r>
        <w:r w:rsidR="00C62E4F">
          <w:rPr>
            <w:color w:val="3B3834"/>
            <w:spacing w:val="38"/>
          </w:rPr>
          <w:t xml:space="preserve"> </w:t>
        </w:r>
        <w:r>
          <w:rPr>
            <w:color w:val="3B3834"/>
            <w:w w:val="95"/>
          </w:rPr>
          <w:t>•</w:t>
        </w:r>
        <w:r>
          <w:rPr>
            <w:color w:val="3B3834"/>
            <w:spacing w:val="40"/>
          </w:rPr>
          <w:t xml:space="preserve"> </w:t>
        </w:r>
        <w:r>
          <w:rPr>
            <w:color w:val="3B3834"/>
          </w:rPr>
          <w:t>LangChain</w:t>
        </w:r>
        <w:r>
          <w:rPr>
            <w:color w:val="3B3834"/>
            <w:spacing w:val="40"/>
          </w:rPr>
          <w:t xml:space="preserve"> </w:t>
        </w:r>
        <w:r>
          <w:rPr>
            <w:color w:val="3B3834"/>
            <w:w w:val="95"/>
          </w:rPr>
          <w:t>•</w:t>
        </w:r>
        <w:r>
          <w:rPr>
            <w:color w:val="3B3834"/>
            <w:spacing w:val="38"/>
          </w:rPr>
          <w:t xml:space="preserve"> </w:t>
        </w:r>
        <w:r>
          <w:rPr>
            <w:color w:val="3B3834"/>
          </w:rPr>
          <w:t>Chainlit</w:t>
        </w:r>
        <w:r>
          <w:rPr>
            <w:color w:val="3B3834"/>
            <w:spacing w:val="40"/>
          </w:rPr>
          <w:t xml:space="preserve"> </w:t>
        </w:r>
        <w:r>
          <w:rPr>
            <w:color w:val="3B3834"/>
            <w:w w:val="95"/>
          </w:rPr>
          <w:t>•</w:t>
        </w:r>
        <w:r>
          <w:rPr>
            <w:color w:val="3B3834"/>
            <w:spacing w:val="31"/>
          </w:rPr>
          <w:t xml:space="preserve"> </w:t>
        </w:r>
        <w:r>
          <w:rPr>
            <w:color w:val="3B3834"/>
          </w:rPr>
          <w:t>Claude</w:t>
        </w:r>
        <w:r>
          <w:rPr>
            <w:color w:val="3B3834"/>
            <w:spacing w:val="33"/>
          </w:rPr>
          <w:t xml:space="preserve"> </w:t>
        </w:r>
        <w:r>
          <w:rPr>
            <w:color w:val="3B3834"/>
          </w:rPr>
          <w:t>and</w:t>
        </w:r>
        <w:r>
          <w:rPr>
            <w:color w:val="3B3834"/>
            <w:spacing w:val="22"/>
          </w:rPr>
          <w:t xml:space="preserve"> </w:t>
        </w:r>
        <w:r>
          <w:rPr>
            <w:color w:val="3B3834"/>
          </w:rPr>
          <w:t>OpenAI</w:t>
        </w:r>
        <w:r>
          <w:rPr>
            <w:color w:val="3B3834"/>
            <w:spacing w:val="40"/>
          </w:rPr>
          <w:t xml:space="preserve"> </w:t>
        </w:r>
        <w:r w:rsidR="00221FE2">
          <w:rPr>
            <w:color w:val="3B3834"/>
          </w:rPr>
          <w:t>APIs</w:t>
        </w:r>
        <w:r>
          <w:rPr>
            <w:color w:val="3B3834"/>
            <w:spacing w:val="36"/>
          </w:rPr>
          <w:t xml:space="preserve"> </w:t>
        </w:r>
        <w:r>
          <w:rPr>
            <w:color w:val="3B3834"/>
            <w:w w:val="95"/>
          </w:rPr>
          <w:t xml:space="preserve">• </w:t>
        </w:r>
        <w:r>
          <w:rPr>
            <w:color w:val="3B3834"/>
          </w:rPr>
          <w:t>Claude</w:t>
        </w:r>
        <w:r>
          <w:rPr>
            <w:color w:val="3B3834"/>
            <w:spacing w:val="40"/>
          </w:rPr>
          <w:t xml:space="preserve"> </w:t>
        </w:r>
        <w:r>
          <w:rPr>
            <w:color w:val="3B3834"/>
          </w:rPr>
          <w:t>Code,</w:t>
        </w:r>
        <w:r>
          <w:rPr>
            <w:color w:val="3B3834"/>
            <w:spacing w:val="40"/>
          </w:rPr>
          <w:t xml:space="preserve"> </w:t>
        </w:r>
        <w:r>
          <w:rPr>
            <w:color w:val="3B3834"/>
          </w:rPr>
          <w:t>Copilot,</w:t>
        </w:r>
        <w:r>
          <w:rPr>
            <w:color w:val="3B3834"/>
            <w:spacing w:val="40"/>
          </w:rPr>
          <w:t xml:space="preserve"> </w:t>
        </w:r>
        <w:r>
          <w:rPr>
            <w:color w:val="3B3834"/>
          </w:rPr>
          <w:t>and</w:t>
        </w:r>
        <w:r>
          <w:rPr>
            <w:color w:val="3B3834"/>
            <w:spacing w:val="40"/>
          </w:rPr>
          <w:t xml:space="preserve"> </w:t>
        </w:r>
        <w:r>
          <w:rPr>
            <w:color w:val="3B3834"/>
          </w:rPr>
          <w:t>ChatGPT</w:t>
        </w:r>
        <w:r>
          <w:rPr>
            <w:color w:val="3B3834"/>
            <w:spacing w:val="40"/>
          </w:rPr>
          <w:t xml:space="preserve"> </w:t>
        </w:r>
        <w:r>
          <w:rPr>
            <w:color w:val="3B3834"/>
          </w:rPr>
          <w:t>via</w:t>
        </w:r>
        <w:r>
          <w:rPr>
            <w:color w:val="3B3834"/>
            <w:spacing w:val="40"/>
          </w:rPr>
          <w:t xml:space="preserve"> </w:t>
        </w:r>
        <w:r>
          <w:rPr>
            <w:color w:val="3B3834"/>
          </w:rPr>
          <w:t>VS Code</w:t>
        </w:r>
      </w:ins>
    </w:p>
    <w:p w14:paraId="1BBF6737" w14:textId="42F09AC3" w:rsidR="00FE4EDA" w:rsidRDefault="00FE4EDA" w:rsidP="00221FE2">
      <w:pPr>
        <w:pStyle w:val="BodyText"/>
        <w:spacing w:before="86" w:line="276" w:lineRule="auto"/>
        <w:ind w:left="146" w:right="27" w:firstLine="2"/>
        <w:jc w:val="both"/>
        <w:rPr>
          <w:ins w:id="74" w:author="Author" w:date="2026-08-29T16:06:00Z" w16du:dateUtc="2026-08-29T10:36:00Z"/>
        </w:rPr>
      </w:pPr>
      <w:ins w:id="75" w:author="Author" w:date="2026-08-29T16:06:00Z" w16du:dateUtc="2026-08-29T10:36:00Z">
        <w:r>
          <w:rPr>
            <w:b/>
            <w:color w:val="231F1F"/>
            <w:sz w:val="21"/>
          </w:rPr>
          <w:t>Frontend:</w:t>
        </w:r>
        <w:r>
          <w:rPr>
            <w:b/>
            <w:color w:val="231F1F"/>
            <w:spacing w:val="36"/>
            <w:sz w:val="21"/>
          </w:rPr>
          <w:t xml:space="preserve"> </w:t>
        </w:r>
        <w:r>
          <w:rPr>
            <w:color w:val="3B3834"/>
          </w:rPr>
          <w:t>React</w:t>
        </w:r>
        <w:r>
          <w:rPr>
            <w:color w:val="3B3834"/>
            <w:spacing w:val="40"/>
          </w:rPr>
          <w:t xml:space="preserve"> </w:t>
        </w:r>
        <w:r>
          <w:rPr>
            <w:color w:val="595654"/>
            <w:w w:val="95"/>
          </w:rPr>
          <w:t>•</w:t>
        </w:r>
        <w:r>
          <w:rPr>
            <w:color w:val="595654"/>
            <w:spacing w:val="40"/>
          </w:rPr>
          <w:t xml:space="preserve"> </w:t>
        </w:r>
        <w:r>
          <w:rPr>
            <w:color w:val="3B3834"/>
          </w:rPr>
          <w:t>Next</w:t>
        </w:r>
        <w:r>
          <w:rPr>
            <w:color w:val="595654"/>
          </w:rPr>
          <w:t>.</w:t>
        </w:r>
        <w:r>
          <w:rPr>
            <w:color w:val="3B3834"/>
          </w:rPr>
          <w:t>js</w:t>
        </w:r>
        <w:r>
          <w:rPr>
            <w:color w:val="3B3834"/>
            <w:spacing w:val="31"/>
          </w:rPr>
          <w:t xml:space="preserve"> </w:t>
        </w:r>
        <w:r>
          <w:rPr>
            <w:color w:val="595654"/>
            <w:w w:val="95"/>
          </w:rPr>
          <w:t>•</w:t>
        </w:r>
        <w:r>
          <w:rPr>
            <w:color w:val="595654"/>
            <w:spacing w:val="40"/>
          </w:rPr>
          <w:t xml:space="preserve"> </w:t>
        </w:r>
        <w:r>
          <w:rPr>
            <w:color w:val="3B3834"/>
          </w:rPr>
          <w:t>Typescript</w:t>
        </w:r>
        <w:r>
          <w:rPr>
            <w:color w:val="3B3834"/>
            <w:spacing w:val="67"/>
          </w:rPr>
          <w:t xml:space="preserve"> </w:t>
        </w:r>
        <w:r>
          <w:rPr>
            <w:color w:val="3B3834"/>
            <w:w w:val="95"/>
          </w:rPr>
          <w:t>•</w:t>
        </w:r>
        <w:r>
          <w:rPr>
            <w:color w:val="3B3834"/>
            <w:spacing w:val="40"/>
          </w:rPr>
          <w:t xml:space="preserve"> </w:t>
        </w:r>
        <w:r>
          <w:rPr>
            <w:color w:val="3B3834"/>
          </w:rPr>
          <w:t>JavaScript</w:t>
        </w:r>
        <w:r>
          <w:rPr>
            <w:color w:val="3B3834"/>
            <w:spacing w:val="69"/>
          </w:rPr>
          <w:t xml:space="preserve"> </w:t>
        </w:r>
        <w:r>
          <w:rPr>
            <w:color w:val="595654"/>
            <w:w w:val="95"/>
          </w:rPr>
          <w:t>•</w:t>
        </w:r>
        <w:r>
          <w:rPr>
            <w:color w:val="595654"/>
            <w:spacing w:val="40"/>
          </w:rPr>
          <w:t xml:space="preserve"> </w:t>
        </w:r>
        <w:r>
          <w:rPr>
            <w:color w:val="3B3834"/>
          </w:rPr>
          <w:t>SSR</w:t>
        </w:r>
        <w:r>
          <w:rPr>
            <w:color w:val="3B3834"/>
            <w:spacing w:val="40"/>
          </w:rPr>
          <w:t xml:space="preserve"> </w:t>
        </w:r>
        <w:r>
          <w:rPr>
            <w:color w:val="595654"/>
            <w:w w:val="95"/>
          </w:rPr>
          <w:t>•</w:t>
        </w:r>
        <w:r>
          <w:rPr>
            <w:color w:val="595654"/>
            <w:spacing w:val="40"/>
          </w:rPr>
          <w:t xml:space="preserve"> </w:t>
        </w:r>
        <w:r w:rsidR="00C62E4F">
          <w:rPr>
            <w:color w:val="3B3834"/>
          </w:rPr>
          <w:t>Design</w:t>
        </w:r>
        <w:r w:rsidR="00C62E4F">
          <w:rPr>
            <w:color w:val="3B3834"/>
            <w:spacing w:val="37"/>
          </w:rPr>
          <w:t xml:space="preserve"> </w:t>
        </w:r>
        <w:r w:rsidR="00C62E4F">
          <w:rPr>
            <w:color w:val="3B3834"/>
          </w:rPr>
          <w:t>Systems</w:t>
        </w:r>
        <w:r w:rsidR="00C62E4F">
          <w:rPr>
            <w:color w:val="3B3834"/>
            <w:spacing w:val="40"/>
          </w:rPr>
          <w:t xml:space="preserve"> </w:t>
        </w:r>
        <w:r w:rsidR="00C62E4F">
          <w:rPr>
            <w:color w:val="3B3834"/>
          </w:rPr>
          <w:t>and</w:t>
        </w:r>
        <w:r w:rsidR="00C62E4F">
          <w:rPr>
            <w:color w:val="3B3834"/>
            <w:spacing w:val="32"/>
          </w:rPr>
          <w:t xml:space="preserve"> </w:t>
        </w:r>
        <w:r w:rsidR="00C62E4F">
          <w:rPr>
            <w:color w:val="3B3834"/>
          </w:rPr>
          <w:t>Design</w:t>
        </w:r>
        <w:r w:rsidR="00C62E4F">
          <w:rPr>
            <w:color w:val="3B3834"/>
            <w:spacing w:val="34"/>
          </w:rPr>
          <w:t xml:space="preserve"> </w:t>
        </w:r>
        <w:r w:rsidR="00C62E4F">
          <w:rPr>
            <w:color w:val="3B3834"/>
          </w:rPr>
          <w:t>Tokens</w:t>
        </w:r>
        <w:r w:rsidR="00C62E4F">
          <w:rPr>
            <w:color w:val="3B3834"/>
            <w:spacing w:val="40"/>
          </w:rPr>
          <w:t xml:space="preserve"> </w:t>
        </w:r>
        <w:r w:rsidR="00C62E4F">
          <w:rPr>
            <w:color w:val="595654"/>
            <w:w w:val="95"/>
          </w:rPr>
          <w:t>•</w:t>
        </w:r>
        <w:r w:rsidR="00C62E4F">
          <w:rPr>
            <w:color w:val="595654"/>
            <w:spacing w:val="40"/>
          </w:rPr>
          <w:t xml:space="preserve"> </w:t>
        </w:r>
        <w:r w:rsidR="00C62E4F">
          <w:rPr>
            <w:color w:val="3B3834"/>
          </w:rPr>
          <w:t>Styled-Components</w:t>
        </w:r>
        <w:r w:rsidR="00C62E4F">
          <w:rPr>
            <w:color w:val="3B3834"/>
            <w:spacing w:val="70"/>
          </w:rPr>
          <w:t xml:space="preserve"> </w:t>
        </w:r>
        <w:r>
          <w:rPr>
            <w:color w:val="3B3834"/>
            <w:w w:val="95"/>
          </w:rPr>
          <w:t>•</w:t>
        </w:r>
        <w:r>
          <w:rPr>
            <w:color w:val="3B3834"/>
            <w:spacing w:val="40"/>
          </w:rPr>
          <w:t xml:space="preserve"> </w:t>
        </w:r>
        <w:r>
          <w:rPr>
            <w:color w:val="3B3834"/>
          </w:rPr>
          <w:t>Storybook</w:t>
        </w:r>
        <w:r>
          <w:rPr>
            <w:color w:val="3B3834"/>
            <w:spacing w:val="72"/>
          </w:rPr>
          <w:t xml:space="preserve"> </w:t>
        </w:r>
        <w:r>
          <w:rPr>
            <w:color w:val="3B3834"/>
            <w:w w:val="95"/>
          </w:rPr>
          <w:t>•</w:t>
        </w:r>
        <w:r>
          <w:rPr>
            <w:color w:val="3B3834"/>
            <w:spacing w:val="40"/>
          </w:rPr>
          <w:t xml:space="preserve"> </w:t>
        </w:r>
        <w:r w:rsidR="00C62E4F">
          <w:rPr>
            <w:color w:val="3B3834"/>
          </w:rPr>
          <w:t>Automated</w:t>
        </w:r>
        <w:r w:rsidR="00C62E4F">
          <w:rPr>
            <w:color w:val="3B3834"/>
            <w:spacing w:val="72"/>
          </w:rPr>
          <w:t xml:space="preserve"> </w:t>
        </w:r>
        <w:r w:rsidR="00C62E4F">
          <w:rPr>
            <w:color w:val="3B3834"/>
          </w:rPr>
          <w:t>Testing</w:t>
        </w:r>
        <w:r w:rsidR="00C62E4F">
          <w:rPr>
            <w:color w:val="3B3834"/>
            <w:spacing w:val="68"/>
          </w:rPr>
          <w:t xml:space="preserve"> </w:t>
        </w:r>
        <w:r>
          <w:rPr>
            <w:color w:val="3B3834"/>
          </w:rPr>
          <w:t>(Playwright)</w:t>
        </w:r>
        <w:r>
          <w:rPr>
            <w:color w:val="3B3834"/>
            <w:spacing w:val="80"/>
          </w:rPr>
          <w:t xml:space="preserve"> </w:t>
        </w:r>
        <w:r>
          <w:rPr>
            <w:color w:val="3B3834"/>
            <w:w w:val="95"/>
          </w:rPr>
          <w:t>•</w:t>
        </w:r>
        <w:r>
          <w:rPr>
            <w:color w:val="3B3834"/>
            <w:spacing w:val="40"/>
          </w:rPr>
          <w:t xml:space="preserve"> </w:t>
        </w:r>
        <w:r>
          <w:rPr>
            <w:color w:val="3B3834"/>
          </w:rPr>
          <w:t>Chrome</w:t>
        </w:r>
        <w:r>
          <w:rPr>
            <w:color w:val="3B3834"/>
            <w:spacing w:val="59"/>
          </w:rPr>
          <w:t xml:space="preserve"> </w:t>
        </w:r>
        <w:r w:rsidR="00C62E4F">
          <w:rPr>
            <w:color w:val="3B3834"/>
          </w:rPr>
          <w:t>Extension</w:t>
        </w:r>
        <w:r w:rsidR="00C62E4F">
          <w:rPr>
            <w:color w:val="3B3834"/>
            <w:spacing w:val="64"/>
          </w:rPr>
          <w:t xml:space="preserve"> </w:t>
        </w:r>
        <w:r w:rsidR="00C62E4F">
          <w:rPr>
            <w:color w:val="3B3834"/>
          </w:rPr>
          <w:t>and</w:t>
        </w:r>
        <w:r w:rsidR="00C62E4F">
          <w:rPr>
            <w:color w:val="3B3834"/>
            <w:spacing w:val="40"/>
          </w:rPr>
          <w:t xml:space="preserve"> </w:t>
        </w:r>
        <w:r>
          <w:rPr>
            <w:color w:val="3B3834"/>
          </w:rPr>
          <w:t>Figma</w:t>
        </w:r>
        <w:r>
          <w:rPr>
            <w:color w:val="3B3834"/>
            <w:spacing w:val="57"/>
          </w:rPr>
          <w:t xml:space="preserve"> </w:t>
        </w:r>
        <w:r w:rsidR="00C62E4F">
          <w:rPr>
            <w:color w:val="3B3834"/>
          </w:rPr>
          <w:t>Plugin</w:t>
        </w:r>
        <w:r w:rsidR="00C62E4F">
          <w:rPr>
            <w:color w:val="3B3834"/>
            <w:spacing w:val="40"/>
          </w:rPr>
          <w:t xml:space="preserve"> </w:t>
        </w:r>
        <w:r w:rsidR="00C62E4F">
          <w:rPr>
            <w:color w:val="3B3834"/>
          </w:rPr>
          <w:t>Development</w:t>
        </w:r>
      </w:ins>
    </w:p>
    <w:p w14:paraId="18E760CE" w14:textId="77777777" w:rsidR="00FE4EDA" w:rsidRDefault="00FE4EDA" w:rsidP="00221FE2">
      <w:pPr>
        <w:pStyle w:val="BodyText"/>
        <w:spacing w:before="90" w:line="276" w:lineRule="auto"/>
        <w:ind w:left="148" w:right="27"/>
        <w:jc w:val="both"/>
        <w:rPr>
          <w:moveTo w:id="76" w:author="Author" w:date="2026-08-29T16:06:00Z" w16du:dateUtc="2026-08-29T10:36:00Z"/>
        </w:rPr>
        <w:pPrChange w:id="77" w:author="Author" w:date="2026-08-29T16:06:00Z" w16du:dateUtc="2026-08-29T10:36:00Z">
          <w:pPr>
            <w:pStyle w:val="BodyText"/>
            <w:spacing w:before="90" w:line="348" w:lineRule="auto"/>
            <w:ind w:left="148" w:right="250"/>
          </w:pPr>
        </w:pPrChange>
      </w:pPr>
      <w:moveToRangeStart w:id="78" w:author="Author" w:date="2026-08-29T16:06:00Z" w:name="move238912000"/>
      <w:moveTo w:id="79" w:author="Author" w:date="2026-08-29T16:06:00Z" w16du:dateUtc="2026-08-29T10:36:00Z">
        <w:r>
          <w:rPr>
            <w:b/>
            <w:color w:val="231F1F"/>
            <w:sz w:val="21"/>
          </w:rPr>
          <w:t>Backend</w:t>
        </w:r>
        <w:r>
          <w:rPr>
            <w:b/>
            <w:color w:val="231F1F"/>
            <w:spacing w:val="40"/>
            <w:sz w:val="21"/>
          </w:rPr>
          <w:t xml:space="preserve"> </w:t>
        </w:r>
        <w:r>
          <w:rPr>
            <w:b/>
            <w:color w:val="231F1F"/>
            <w:sz w:val="21"/>
          </w:rPr>
          <w:t>/</w:t>
        </w:r>
        <w:r>
          <w:rPr>
            <w:b/>
            <w:color w:val="231F1F"/>
            <w:spacing w:val="32"/>
            <w:sz w:val="21"/>
          </w:rPr>
          <w:t xml:space="preserve"> </w:t>
        </w:r>
        <w:r>
          <w:rPr>
            <w:b/>
            <w:color w:val="231F1F"/>
            <w:sz w:val="21"/>
          </w:rPr>
          <w:t>Infra:</w:t>
        </w:r>
        <w:r>
          <w:rPr>
            <w:b/>
            <w:color w:val="231F1F"/>
            <w:spacing w:val="25"/>
            <w:sz w:val="21"/>
          </w:rPr>
          <w:t xml:space="preserve"> </w:t>
        </w:r>
        <w:r>
          <w:rPr>
            <w:color w:val="3B3834"/>
          </w:rPr>
          <w:t>Node</w:t>
        </w:r>
        <w:r>
          <w:rPr>
            <w:color w:val="595654"/>
          </w:rPr>
          <w:t>.</w:t>
        </w:r>
        <w:r>
          <w:rPr>
            <w:color w:val="3B3834"/>
          </w:rPr>
          <w:t>js</w:t>
        </w:r>
        <w:r>
          <w:rPr>
            <w:color w:val="3B3834"/>
            <w:spacing w:val="32"/>
          </w:rPr>
          <w:t xml:space="preserve"> </w:t>
        </w:r>
        <w:r>
          <w:rPr>
            <w:color w:val="595654"/>
            <w:w w:val="95"/>
          </w:rPr>
          <w:t>•</w:t>
        </w:r>
        <w:r>
          <w:rPr>
            <w:color w:val="595654"/>
            <w:spacing w:val="40"/>
          </w:rPr>
          <w:t xml:space="preserve"> </w:t>
        </w:r>
        <w:r>
          <w:rPr>
            <w:color w:val="3B3834"/>
          </w:rPr>
          <w:t>Python</w:t>
        </w:r>
        <w:r>
          <w:rPr>
            <w:color w:val="3B3834"/>
            <w:spacing w:val="40"/>
          </w:rPr>
          <w:t xml:space="preserve"> </w:t>
        </w:r>
        <w:r>
          <w:rPr>
            <w:color w:val="595654"/>
            <w:w w:val="95"/>
          </w:rPr>
          <w:t>•</w:t>
        </w:r>
        <w:r>
          <w:rPr>
            <w:color w:val="595654"/>
            <w:spacing w:val="40"/>
          </w:rPr>
          <w:t xml:space="preserve"> </w:t>
        </w:r>
        <w:r>
          <w:rPr>
            <w:color w:val="3B3834"/>
          </w:rPr>
          <w:t>FastAPI</w:t>
        </w:r>
        <w:r>
          <w:rPr>
            <w:color w:val="3B3834"/>
            <w:spacing w:val="40"/>
          </w:rPr>
          <w:t xml:space="preserve"> </w:t>
        </w:r>
        <w:r>
          <w:rPr>
            <w:color w:val="595654"/>
            <w:w w:val="95"/>
          </w:rPr>
          <w:t>•</w:t>
        </w:r>
        <w:r>
          <w:rPr>
            <w:color w:val="595654"/>
            <w:spacing w:val="40"/>
          </w:rPr>
          <w:t xml:space="preserve"> </w:t>
        </w:r>
        <w:r>
          <w:rPr>
            <w:color w:val="3B3834"/>
          </w:rPr>
          <w:t>Temporal</w:t>
        </w:r>
        <w:r>
          <w:rPr>
            <w:color w:val="3B3834"/>
            <w:spacing w:val="67"/>
          </w:rPr>
          <w:t xml:space="preserve"> </w:t>
        </w:r>
        <w:r>
          <w:rPr>
            <w:color w:val="3B3834"/>
          </w:rPr>
          <w:t>(durable</w:t>
        </w:r>
        <w:r>
          <w:rPr>
            <w:color w:val="3B3834"/>
            <w:spacing w:val="40"/>
          </w:rPr>
          <w:t xml:space="preserve"> </w:t>
        </w:r>
        <w:r>
          <w:rPr>
            <w:color w:val="3B3834"/>
          </w:rPr>
          <w:t>workflow</w:t>
        </w:r>
        <w:r>
          <w:rPr>
            <w:color w:val="3B3834"/>
            <w:spacing w:val="58"/>
          </w:rPr>
          <w:t xml:space="preserve"> </w:t>
        </w:r>
        <w:r>
          <w:rPr>
            <w:color w:val="3B3834"/>
          </w:rPr>
          <w:t>orchestration)</w:t>
        </w:r>
        <w:r>
          <w:rPr>
            <w:color w:val="3B3834"/>
            <w:spacing w:val="40"/>
          </w:rPr>
          <w:t xml:space="preserve"> </w:t>
        </w:r>
        <w:r>
          <w:rPr>
            <w:color w:val="3B3834"/>
            <w:w w:val="95"/>
          </w:rPr>
          <w:t>•</w:t>
        </w:r>
        <w:r>
          <w:rPr>
            <w:color w:val="3B3834"/>
            <w:spacing w:val="40"/>
          </w:rPr>
          <w:t xml:space="preserve"> </w:t>
        </w:r>
        <w:r>
          <w:rPr>
            <w:color w:val="3B3834"/>
          </w:rPr>
          <w:t>PostgreSQL</w:t>
        </w:r>
        <w:r>
          <w:rPr>
            <w:color w:val="3B3834"/>
            <w:spacing w:val="40"/>
          </w:rPr>
          <w:t xml:space="preserve"> </w:t>
        </w:r>
        <w:r>
          <w:rPr>
            <w:color w:val="3B3834"/>
            <w:w w:val="95"/>
          </w:rPr>
          <w:t xml:space="preserve">• </w:t>
        </w:r>
        <w:r>
          <w:rPr>
            <w:color w:val="3B3834"/>
          </w:rPr>
          <w:t>Redis</w:t>
        </w:r>
        <w:r>
          <w:rPr>
            <w:color w:val="3B3834"/>
            <w:spacing w:val="36"/>
          </w:rPr>
          <w:t xml:space="preserve"> </w:t>
        </w:r>
        <w:r>
          <w:rPr>
            <w:color w:val="3B3834"/>
            <w:w w:val="95"/>
          </w:rPr>
          <w:t>•</w:t>
        </w:r>
        <w:r>
          <w:rPr>
            <w:color w:val="3B3834"/>
            <w:spacing w:val="31"/>
          </w:rPr>
          <w:t xml:space="preserve"> </w:t>
        </w:r>
        <w:r>
          <w:rPr>
            <w:color w:val="3B3834"/>
          </w:rPr>
          <w:t>Firestore</w:t>
        </w:r>
        <w:r>
          <w:rPr>
            <w:color w:val="3B3834"/>
            <w:spacing w:val="36"/>
          </w:rPr>
          <w:t xml:space="preserve"> </w:t>
        </w:r>
        <w:r>
          <w:rPr>
            <w:color w:val="3B3834"/>
            <w:w w:val="95"/>
          </w:rPr>
          <w:t>•</w:t>
        </w:r>
        <w:r>
          <w:rPr>
            <w:color w:val="3B3834"/>
            <w:spacing w:val="35"/>
          </w:rPr>
          <w:t xml:space="preserve"> </w:t>
        </w:r>
        <w:r>
          <w:rPr>
            <w:color w:val="3B3834"/>
          </w:rPr>
          <w:t>S3/CDN</w:t>
        </w:r>
        <w:r>
          <w:rPr>
            <w:color w:val="3B3834"/>
            <w:spacing w:val="33"/>
          </w:rPr>
          <w:t xml:space="preserve"> </w:t>
        </w:r>
        <w:r>
          <w:rPr>
            <w:color w:val="595654"/>
            <w:w w:val="95"/>
          </w:rPr>
          <w:t>•</w:t>
        </w:r>
        <w:r>
          <w:rPr>
            <w:color w:val="595654"/>
            <w:spacing w:val="30"/>
          </w:rPr>
          <w:t xml:space="preserve"> </w:t>
        </w:r>
        <w:r>
          <w:rPr>
            <w:color w:val="3B3834"/>
          </w:rPr>
          <w:t>Docker</w:t>
        </w:r>
        <w:r>
          <w:rPr>
            <w:color w:val="3B3834"/>
            <w:spacing w:val="40"/>
          </w:rPr>
          <w:t xml:space="preserve"> </w:t>
        </w:r>
        <w:r>
          <w:rPr>
            <w:color w:val="595654"/>
            <w:w w:val="95"/>
          </w:rPr>
          <w:t>•</w:t>
        </w:r>
        <w:r>
          <w:rPr>
            <w:color w:val="595654"/>
            <w:spacing w:val="24"/>
          </w:rPr>
          <w:t xml:space="preserve"> </w:t>
        </w:r>
        <w:r>
          <w:rPr>
            <w:color w:val="3B3834"/>
          </w:rPr>
          <w:t>GitHub</w:t>
        </w:r>
        <w:r>
          <w:rPr>
            <w:color w:val="3B3834"/>
            <w:spacing w:val="35"/>
          </w:rPr>
          <w:t xml:space="preserve"> </w:t>
        </w:r>
        <w:r>
          <w:rPr>
            <w:color w:val="3B3834"/>
          </w:rPr>
          <w:t>Actions</w:t>
        </w:r>
        <w:r>
          <w:rPr>
            <w:color w:val="3B3834"/>
            <w:spacing w:val="24"/>
          </w:rPr>
          <w:t xml:space="preserve"> </w:t>
        </w:r>
        <w:r>
          <w:rPr>
            <w:color w:val="3B3834"/>
          </w:rPr>
          <w:t>Cl</w:t>
        </w:r>
        <w:r>
          <w:rPr>
            <w:color w:val="3B3834"/>
            <w:spacing w:val="23"/>
          </w:rPr>
          <w:t xml:space="preserve"> </w:t>
        </w:r>
        <w:r>
          <w:rPr>
            <w:color w:val="595654"/>
            <w:w w:val="95"/>
          </w:rPr>
          <w:t>•</w:t>
        </w:r>
        <w:r>
          <w:rPr>
            <w:color w:val="595654"/>
            <w:spacing w:val="31"/>
          </w:rPr>
          <w:t xml:space="preserve"> </w:t>
        </w:r>
        <w:r>
          <w:rPr>
            <w:color w:val="3B3834"/>
          </w:rPr>
          <w:t>OAuth</w:t>
        </w:r>
        <w:r>
          <w:rPr>
            <w:color w:val="3B3834"/>
            <w:spacing w:val="30"/>
          </w:rPr>
          <w:t xml:space="preserve"> </w:t>
        </w:r>
        <w:r>
          <w:rPr>
            <w:color w:val="3B3834"/>
          </w:rPr>
          <w:t>(Okta,</w:t>
        </w:r>
        <w:r>
          <w:rPr>
            <w:color w:val="3B3834"/>
            <w:spacing w:val="30"/>
          </w:rPr>
          <w:t xml:space="preserve"> </w:t>
        </w:r>
        <w:r>
          <w:rPr>
            <w:color w:val="3B3834"/>
          </w:rPr>
          <w:t>Clerk)</w:t>
        </w:r>
        <w:r>
          <w:rPr>
            <w:color w:val="3B3834"/>
            <w:spacing w:val="40"/>
          </w:rPr>
          <w:t xml:space="preserve"> </w:t>
        </w:r>
        <w:r>
          <w:rPr>
            <w:color w:val="3B3834"/>
            <w:w w:val="95"/>
          </w:rPr>
          <w:t>•</w:t>
        </w:r>
        <w:r>
          <w:rPr>
            <w:color w:val="3B3834"/>
            <w:spacing w:val="35"/>
          </w:rPr>
          <w:t xml:space="preserve"> </w:t>
        </w:r>
        <w:r>
          <w:rPr>
            <w:color w:val="3B3834"/>
          </w:rPr>
          <w:t>Stripe</w:t>
        </w:r>
        <w:r>
          <w:rPr>
            <w:color w:val="3B3834"/>
            <w:spacing w:val="29"/>
          </w:rPr>
          <w:t xml:space="preserve"> </w:t>
        </w:r>
        <w:r>
          <w:rPr>
            <w:color w:val="595654"/>
            <w:w w:val="95"/>
          </w:rPr>
          <w:t>•</w:t>
        </w:r>
        <w:r>
          <w:rPr>
            <w:color w:val="595654"/>
            <w:spacing w:val="24"/>
          </w:rPr>
          <w:t xml:space="preserve"> </w:t>
        </w:r>
        <w:r>
          <w:rPr>
            <w:color w:val="3B3834"/>
          </w:rPr>
          <w:t>Datadog</w:t>
        </w:r>
        <w:r>
          <w:rPr>
            <w:color w:val="3B3834"/>
            <w:spacing w:val="34"/>
          </w:rPr>
          <w:t xml:space="preserve"> </w:t>
        </w:r>
        <w:r>
          <w:rPr>
            <w:color w:val="595654"/>
            <w:w w:val="95"/>
          </w:rPr>
          <w:t>•</w:t>
        </w:r>
        <w:r>
          <w:rPr>
            <w:color w:val="595654"/>
            <w:spacing w:val="30"/>
          </w:rPr>
          <w:t xml:space="preserve"> </w:t>
        </w:r>
        <w:r>
          <w:rPr>
            <w:color w:val="3B3834"/>
          </w:rPr>
          <w:t>self-hosted PaaS (Coolify)</w:t>
        </w:r>
      </w:moveTo>
    </w:p>
    <w:moveToRangeEnd w:id="78"/>
    <w:p w14:paraId="7F797EAC" w14:textId="2B4F51DA" w:rsidR="00FE4EDA" w:rsidRDefault="00000000" w:rsidP="00221FE2">
      <w:pPr>
        <w:pStyle w:val="BodyText"/>
        <w:spacing w:before="78" w:line="276" w:lineRule="auto"/>
        <w:ind w:left="146" w:right="27" w:firstLine="1"/>
        <w:jc w:val="both"/>
        <w:rPr>
          <w:ins w:id="80" w:author="Author" w:date="2026-08-29T16:06:00Z" w16du:dateUtc="2026-08-29T10:36:00Z"/>
        </w:rPr>
      </w:pPr>
      <w:del w:id="81" w:author="Author" w:date="2026-08-29T16:06:00Z" w16du:dateUtc="2026-08-29T10:36:00Z">
        <w:r>
          <w:rPr>
            <w:color w:val="6B6662"/>
            <w:spacing w:val="-5"/>
            <w:w w:val="125"/>
            <w:sz w:val="15"/>
          </w:rPr>
          <w:delText>//</w:delText>
        </w:r>
        <w:r>
          <w:rPr>
            <w:color w:val="6B6662"/>
            <w:sz w:val="15"/>
          </w:rPr>
          <w:tab/>
        </w:r>
      </w:del>
      <w:ins w:id="82" w:author="Author" w:date="2026-08-29T16:06:00Z" w16du:dateUtc="2026-08-29T10:36:00Z">
        <w:r w:rsidR="00FE4EDA">
          <w:rPr>
            <w:b/>
            <w:color w:val="231F1F"/>
            <w:sz w:val="21"/>
          </w:rPr>
          <w:t>Leadership:</w:t>
        </w:r>
        <w:r w:rsidR="00FE4EDA">
          <w:rPr>
            <w:b/>
            <w:color w:val="231F1F"/>
            <w:spacing w:val="40"/>
            <w:sz w:val="21"/>
          </w:rPr>
          <w:t xml:space="preserve"> </w:t>
        </w:r>
        <w:r w:rsidR="00FE4EDA">
          <w:rPr>
            <w:color w:val="3B3834"/>
          </w:rPr>
          <w:t>Team</w:t>
        </w:r>
        <w:r w:rsidR="00FE4EDA">
          <w:rPr>
            <w:color w:val="3B3834"/>
            <w:spacing w:val="40"/>
          </w:rPr>
          <w:t xml:space="preserve"> </w:t>
        </w:r>
        <w:r w:rsidR="00C62E4F">
          <w:rPr>
            <w:color w:val="3B3834"/>
          </w:rPr>
          <w:t>Building</w:t>
        </w:r>
        <w:r w:rsidR="00C62E4F">
          <w:rPr>
            <w:color w:val="3B3834"/>
            <w:spacing w:val="40"/>
          </w:rPr>
          <w:t xml:space="preserve"> </w:t>
        </w:r>
        <w:r w:rsidR="00C62E4F">
          <w:rPr>
            <w:color w:val="3B3834"/>
          </w:rPr>
          <w:t>&amp;</w:t>
        </w:r>
        <w:r w:rsidR="00C62E4F">
          <w:rPr>
            <w:color w:val="3B3834"/>
            <w:spacing w:val="29"/>
          </w:rPr>
          <w:t xml:space="preserve"> </w:t>
        </w:r>
        <w:r w:rsidR="00C62E4F">
          <w:rPr>
            <w:color w:val="3B3834"/>
          </w:rPr>
          <w:t>Recruiting</w:t>
        </w:r>
        <w:r w:rsidR="00C62E4F">
          <w:rPr>
            <w:color w:val="3B3834"/>
            <w:spacing w:val="40"/>
          </w:rPr>
          <w:t xml:space="preserve"> </w:t>
        </w:r>
        <w:r w:rsidR="00C62E4F">
          <w:rPr>
            <w:color w:val="3B3834"/>
            <w:w w:val="95"/>
          </w:rPr>
          <w:t>•</w:t>
        </w:r>
        <w:r w:rsidR="00C62E4F">
          <w:rPr>
            <w:color w:val="3B3834"/>
            <w:spacing w:val="40"/>
          </w:rPr>
          <w:t xml:space="preserve"> </w:t>
        </w:r>
        <w:r w:rsidR="00C62E4F">
          <w:rPr>
            <w:color w:val="3B3834"/>
          </w:rPr>
          <w:t>Managing</w:t>
        </w:r>
        <w:r w:rsidR="00C62E4F">
          <w:rPr>
            <w:color w:val="3B3834"/>
            <w:spacing w:val="40"/>
          </w:rPr>
          <w:t xml:space="preserve"> </w:t>
        </w:r>
        <w:r w:rsidR="00C62E4F">
          <w:rPr>
            <w:color w:val="3B3834"/>
          </w:rPr>
          <w:t>&amp;</w:t>
        </w:r>
        <w:r w:rsidR="00C62E4F">
          <w:rPr>
            <w:color w:val="3B3834"/>
            <w:spacing w:val="29"/>
          </w:rPr>
          <w:t xml:space="preserve"> </w:t>
        </w:r>
        <w:r w:rsidR="00C62E4F">
          <w:rPr>
            <w:color w:val="3B3834"/>
          </w:rPr>
          <w:t>Mentoring</w:t>
        </w:r>
        <w:r w:rsidR="00C62E4F">
          <w:rPr>
            <w:color w:val="3B3834"/>
            <w:spacing w:val="40"/>
          </w:rPr>
          <w:t xml:space="preserve"> </w:t>
        </w:r>
        <w:r w:rsidR="00C62E4F">
          <w:rPr>
            <w:color w:val="3B3834"/>
          </w:rPr>
          <w:t>Direct</w:t>
        </w:r>
        <w:r w:rsidR="00C62E4F">
          <w:rPr>
            <w:color w:val="3B3834"/>
            <w:spacing w:val="40"/>
          </w:rPr>
          <w:t xml:space="preserve"> </w:t>
        </w:r>
        <w:r w:rsidR="00C62E4F">
          <w:rPr>
            <w:color w:val="3B3834"/>
          </w:rPr>
          <w:t>Reports</w:t>
        </w:r>
        <w:r w:rsidR="00C62E4F">
          <w:rPr>
            <w:color w:val="3B3834"/>
            <w:spacing w:val="40"/>
          </w:rPr>
          <w:t xml:space="preserve"> </w:t>
        </w:r>
        <w:r w:rsidR="00C62E4F">
          <w:rPr>
            <w:color w:val="3B3834"/>
            <w:w w:val="95"/>
          </w:rPr>
          <w:t>•</w:t>
        </w:r>
        <w:r w:rsidR="00C62E4F">
          <w:rPr>
            <w:color w:val="3B3834"/>
            <w:spacing w:val="40"/>
          </w:rPr>
          <w:t xml:space="preserve"> </w:t>
        </w:r>
        <w:r w:rsidR="00C62E4F">
          <w:rPr>
            <w:color w:val="3B3834"/>
          </w:rPr>
          <w:t>Performance</w:t>
        </w:r>
        <w:r w:rsidR="00C62E4F">
          <w:rPr>
            <w:color w:val="3B3834"/>
            <w:spacing w:val="40"/>
          </w:rPr>
          <w:t xml:space="preserve"> </w:t>
        </w:r>
        <w:r w:rsidR="00C62E4F">
          <w:rPr>
            <w:color w:val="3B3834"/>
          </w:rPr>
          <w:t>Reviews</w:t>
        </w:r>
        <w:r w:rsidR="00C62E4F">
          <w:rPr>
            <w:color w:val="3B3834"/>
            <w:spacing w:val="40"/>
          </w:rPr>
          <w:t xml:space="preserve"> </w:t>
        </w:r>
        <w:r w:rsidR="00C62E4F">
          <w:rPr>
            <w:color w:val="3B3834"/>
            <w:w w:val="95"/>
          </w:rPr>
          <w:t xml:space="preserve">• </w:t>
        </w:r>
        <w:r w:rsidR="00C62E4F">
          <w:rPr>
            <w:color w:val="3B3834"/>
          </w:rPr>
          <w:t>Planning</w:t>
        </w:r>
        <w:r w:rsidR="00C62E4F">
          <w:rPr>
            <w:color w:val="3B3834"/>
            <w:spacing w:val="40"/>
          </w:rPr>
          <w:t xml:space="preserve"> </w:t>
        </w:r>
        <w:r w:rsidR="00C62E4F">
          <w:rPr>
            <w:color w:val="3B3834"/>
          </w:rPr>
          <w:t>&amp;</w:t>
        </w:r>
        <w:r w:rsidR="00C62E4F">
          <w:rPr>
            <w:color w:val="3B3834"/>
            <w:spacing w:val="40"/>
          </w:rPr>
          <w:t xml:space="preserve"> </w:t>
        </w:r>
        <w:r w:rsidR="00C62E4F">
          <w:rPr>
            <w:color w:val="3B3834"/>
          </w:rPr>
          <w:t>Resource</w:t>
        </w:r>
        <w:r w:rsidR="00C62E4F">
          <w:rPr>
            <w:color w:val="3B3834"/>
            <w:spacing w:val="40"/>
          </w:rPr>
          <w:t xml:space="preserve"> </w:t>
        </w:r>
        <w:r w:rsidR="00C62E4F">
          <w:rPr>
            <w:color w:val="3B3834"/>
          </w:rPr>
          <w:t>Management</w:t>
        </w:r>
        <w:r w:rsidR="00C62E4F">
          <w:rPr>
            <w:color w:val="3B3834"/>
            <w:spacing w:val="80"/>
          </w:rPr>
          <w:t xml:space="preserve"> </w:t>
        </w:r>
      </w:ins>
      <w:commentRangeEnd w:id="73"/>
      <w:r w:rsidR="00C21DA0">
        <w:rPr>
          <w:rStyle w:val="CommentReference"/>
          <w:color w:val="595654"/>
          <w:w w:val="95"/>
          <w:sz w:val="20"/>
          <w:szCs w:val="20"/>
        </w:rPr>
        <w:commentReference w:id="73"/>
      </w:r>
      <w:ins w:id="83" w:author="Author" w:date="2026-08-29T16:06:00Z" w16du:dateUtc="2026-08-29T10:36:00Z">
        <w:r w:rsidR="00C62E4F">
          <w:rPr>
            <w:color w:val="595654"/>
            <w:w w:val="95"/>
          </w:rPr>
          <w:t>•</w:t>
        </w:r>
        <w:r w:rsidR="00C62E4F">
          <w:rPr>
            <w:color w:val="595654"/>
            <w:spacing w:val="40"/>
          </w:rPr>
          <w:t xml:space="preserve"> </w:t>
        </w:r>
        <w:r w:rsidR="00C62E4F">
          <w:rPr>
            <w:color w:val="3B3834"/>
          </w:rPr>
          <w:t>Technical</w:t>
        </w:r>
        <w:r w:rsidR="00C62E4F">
          <w:rPr>
            <w:color w:val="3B3834"/>
            <w:spacing w:val="72"/>
          </w:rPr>
          <w:t xml:space="preserve"> </w:t>
        </w:r>
        <w:r w:rsidR="00C62E4F">
          <w:rPr>
            <w:color w:val="3B3834"/>
          </w:rPr>
          <w:t>Direction</w:t>
        </w:r>
        <w:r w:rsidR="00C62E4F">
          <w:rPr>
            <w:color w:val="3B3834"/>
            <w:spacing w:val="40"/>
          </w:rPr>
          <w:t xml:space="preserve"> </w:t>
        </w:r>
        <w:r w:rsidR="00C62E4F">
          <w:rPr>
            <w:color w:val="3B3834"/>
          </w:rPr>
          <w:t>&amp;</w:t>
        </w:r>
        <w:r w:rsidR="00C62E4F">
          <w:rPr>
            <w:color w:val="3B3834"/>
            <w:spacing w:val="37"/>
          </w:rPr>
          <w:t xml:space="preserve"> </w:t>
        </w:r>
        <w:r w:rsidR="00C62E4F">
          <w:rPr>
            <w:color w:val="3B3834"/>
          </w:rPr>
          <w:t>Architecture</w:t>
        </w:r>
        <w:r w:rsidR="00C62E4F">
          <w:rPr>
            <w:color w:val="3B3834"/>
            <w:spacing w:val="78"/>
          </w:rPr>
          <w:t xml:space="preserve"> </w:t>
        </w:r>
        <w:r w:rsidR="00C62E4F">
          <w:rPr>
            <w:color w:val="595654"/>
            <w:w w:val="95"/>
          </w:rPr>
          <w:t>•</w:t>
        </w:r>
        <w:r w:rsidR="00C62E4F">
          <w:rPr>
            <w:color w:val="595654"/>
            <w:spacing w:val="40"/>
          </w:rPr>
          <w:t xml:space="preserve"> </w:t>
        </w:r>
        <w:r w:rsidR="00C62E4F">
          <w:rPr>
            <w:color w:val="3B3834"/>
          </w:rPr>
          <w:t>Client</w:t>
        </w:r>
        <w:r w:rsidR="00C62E4F">
          <w:rPr>
            <w:color w:val="3B3834"/>
            <w:spacing w:val="40"/>
          </w:rPr>
          <w:t xml:space="preserve"> </w:t>
        </w:r>
        <w:r w:rsidR="00C62E4F">
          <w:rPr>
            <w:color w:val="3B3834"/>
          </w:rPr>
          <w:t>Pitches</w:t>
        </w:r>
        <w:r w:rsidR="00C62E4F">
          <w:rPr>
            <w:color w:val="3B3834"/>
            <w:spacing w:val="40"/>
          </w:rPr>
          <w:t xml:space="preserve"> </w:t>
        </w:r>
        <w:r w:rsidR="00C62E4F">
          <w:rPr>
            <w:color w:val="3B3834"/>
          </w:rPr>
          <w:t>&amp;</w:t>
        </w:r>
        <w:r w:rsidR="00C62E4F">
          <w:rPr>
            <w:color w:val="3B3834"/>
            <w:spacing w:val="35"/>
          </w:rPr>
          <w:t xml:space="preserve"> </w:t>
        </w:r>
        <w:r w:rsidR="00C62E4F">
          <w:rPr>
            <w:color w:val="3B3834"/>
          </w:rPr>
          <w:t>New</w:t>
        </w:r>
        <w:r w:rsidR="00C62E4F">
          <w:rPr>
            <w:color w:val="3B3834"/>
            <w:spacing w:val="40"/>
          </w:rPr>
          <w:t xml:space="preserve"> </w:t>
        </w:r>
        <w:r w:rsidR="00C62E4F">
          <w:rPr>
            <w:color w:val="3B3834"/>
          </w:rPr>
          <w:t>Business</w:t>
        </w:r>
        <w:r w:rsidR="00C62E4F">
          <w:rPr>
            <w:color w:val="3B3834"/>
            <w:spacing w:val="40"/>
          </w:rPr>
          <w:t xml:space="preserve"> </w:t>
        </w:r>
        <w:r w:rsidR="00C62E4F">
          <w:rPr>
            <w:color w:val="595654"/>
            <w:w w:val="95"/>
          </w:rPr>
          <w:t xml:space="preserve">• </w:t>
        </w:r>
        <w:r w:rsidR="00C62E4F">
          <w:rPr>
            <w:color w:val="3B3834"/>
          </w:rPr>
          <w:t xml:space="preserve">Conference </w:t>
        </w:r>
        <w:commentRangeStart w:id="84"/>
        <w:r w:rsidR="00C62E4F">
          <w:rPr>
            <w:color w:val="3B3834"/>
          </w:rPr>
          <w:t>Speaking</w:t>
        </w:r>
      </w:ins>
      <w:commentRangeEnd w:id="84"/>
      <w:r w:rsidR="00C21DA0">
        <w:rPr>
          <w:rStyle w:val="CommentReference"/>
          <w:sz w:val="20"/>
          <w:szCs w:val="20"/>
        </w:rPr>
        <w:commentReference w:id="84"/>
      </w:r>
    </w:p>
    <w:p w14:paraId="15BCF0F1" w14:textId="153E16AC" w:rsidR="008813CB" w:rsidRPr="00221FE2" w:rsidRDefault="00000000" w:rsidP="00221FE2">
      <w:pPr>
        <w:tabs>
          <w:tab w:val="left" w:pos="556"/>
        </w:tabs>
        <w:spacing w:before="240" w:line="276" w:lineRule="auto"/>
        <w:ind w:left="159" w:right="27"/>
        <w:rPr>
          <w:b/>
          <w:sz w:val="18"/>
          <w:rPrChange w:id="85" w:author="Author" w:date="2026-08-29T16:06:00Z" w16du:dateUtc="2026-08-29T10:36:00Z">
            <w:rPr>
              <w:sz w:val="15"/>
            </w:rPr>
          </w:rPrChange>
        </w:rPr>
        <w:pPrChange w:id="86" w:author="Author" w:date="2026-08-29T16:06:00Z" w16du:dateUtc="2026-08-29T10:36:00Z">
          <w:pPr>
            <w:tabs>
              <w:tab w:val="left" w:pos="556"/>
            </w:tabs>
            <w:spacing w:before="201"/>
            <w:ind w:left="159"/>
          </w:pPr>
        </w:pPrChange>
      </w:pPr>
      <w:r w:rsidRPr="00221FE2">
        <w:rPr>
          <w:b/>
          <w:color w:val="6B6662"/>
          <w:spacing w:val="-2"/>
          <w:w w:val="125"/>
          <w:sz w:val="18"/>
          <w:rPrChange w:id="87" w:author="Author" w:date="2026-08-29T16:06:00Z" w16du:dateUtc="2026-08-29T10:36:00Z">
            <w:rPr>
              <w:color w:val="6B6662"/>
              <w:spacing w:val="-2"/>
              <w:w w:val="125"/>
              <w:sz w:val="15"/>
            </w:rPr>
          </w:rPrChange>
        </w:rPr>
        <w:t>EXPERIENCE</w:t>
      </w:r>
    </w:p>
    <w:p w14:paraId="0C74187C" w14:textId="77777777" w:rsidR="008813CB" w:rsidRDefault="00000000" w:rsidP="00221FE2">
      <w:pPr>
        <w:pStyle w:val="BodyText"/>
        <w:spacing w:before="7" w:line="276" w:lineRule="auto"/>
        <w:ind w:right="27"/>
        <w:rPr>
          <w:sz w:val="7"/>
        </w:rPr>
        <w:pPrChange w:id="88" w:author="Author" w:date="2026-08-29T16:06:00Z" w16du:dateUtc="2026-08-29T10:36:00Z">
          <w:pPr>
            <w:pStyle w:val="BodyText"/>
            <w:spacing w:before="7"/>
          </w:pPr>
        </w:pPrChange>
      </w:pPr>
      <w:r>
        <w:rPr>
          <w:noProof/>
          <w:sz w:val="7"/>
        </w:rPr>
        <mc:AlternateContent>
          <mc:Choice Requires="wps">
            <w:drawing>
              <wp:anchor distT="0" distB="0" distL="0" distR="0" simplePos="0" relativeHeight="487588352" behindDoc="1" locked="0" layoutInCell="1" allowOverlap="1" wp14:anchorId="1FCD280E" wp14:editId="1C8671F0">
                <wp:simplePos x="0" y="0"/>
                <wp:positionH relativeFrom="page">
                  <wp:posOffset>552450</wp:posOffset>
                </wp:positionH>
                <wp:positionV relativeFrom="paragraph">
                  <wp:posOffset>71260</wp:posOffset>
                </wp:positionV>
                <wp:extent cx="66675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9525"/>
                        </a:xfrm>
                        <a:custGeom>
                          <a:avLst/>
                          <a:gdLst/>
                          <a:ahLst/>
                          <a:cxnLst/>
                          <a:rect l="l" t="t" r="r" b="b"/>
                          <a:pathLst>
                            <a:path w="6667500" h="9525">
                              <a:moveTo>
                                <a:pt x="6667500" y="0"/>
                              </a:moveTo>
                              <a:lnTo>
                                <a:pt x="0" y="0"/>
                              </a:lnTo>
                              <a:lnTo>
                                <a:pt x="0" y="9525"/>
                              </a:lnTo>
                              <a:lnTo>
                                <a:pt x="6667500" y="9525"/>
                              </a:lnTo>
                              <a:lnTo>
                                <a:pt x="6667500" y="0"/>
                              </a:lnTo>
                              <a:close/>
                            </a:path>
                          </a:pathLst>
                        </a:custGeom>
                        <a:solidFill>
                          <a:srgbClr val="D9D4C8"/>
                        </a:solidFill>
                      </wps:spPr>
                      <wps:bodyPr wrap="square" lIns="0" tIns="0" rIns="0" bIns="0" rtlCol="0">
                        <a:prstTxWarp prst="textNoShape">
                          <a:avLst/>
                        </a:prstTxWarp>
                        <a:noAutofit/>
                      </wps:bodyPr>
                    </wps:wsp>
                  </a:graphicData>
                </a:graphic>
              </wp:anchor>
            </w:drawing>
          </mc:Choice>
          <mc:Fallback>
            <w:pict>
              <v:shape w14:anchorId="36CBB6FE" id="Graphic 3" o:spid="_x0000_s1026" style="position:absolute;margin-left:43.5pt;margin-top:5.6pt;width:52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6750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MH9rHwIAAL0EAAAOAAAAZHJzL2Uyb0RvYy54bWysVMFu2zAMvQ/YPwi6L06DJWuNOMWQoMOA oivQFDsrshwbk0WNUuLk70fJlmtspw27yJT5RL/3SHl9f2k1Oyt0DZiC38zmnCkjoWzMseCv+4cP t5w5L0wpNBhV8Kty/H7z/t26s7laQA26VMioiHF5Zwtee2/zLHOyVq1wM7DKULICbIWnLR6zEkVH 1VudLebzVdYBlhZBKufo7a5P8k2sX1VK+m9V5ZRnuuDEzccV43oIa7ZZi/yIwtaNHGiIf2DRisbQ R8dSO+EFO2HzR6m2kQgOKj+T0GZQVY1UUQOpuZn/pualFlZFLWSOs6NN7v+VlU/nF/uMgbqzjyB/ OHIk66zLx0zYuAFzqbANWCLOLtHF6+iiungm6eVqtfq0nJPZknJ3y8UymJyJPJ2VJ+e/KIh1xPnR +b4HZYpEnSJ5MSlE6mTooY499JxRD5Ez6uGh76EVPpwL5ELIugmReuARki2c1R4izAcJI9skhJi+ YbSZYknTBJVy6WljvR4zkZ3S6dnDpp/9K3AcWeKYykkNTvUGB93R6dELwk3ddqCb8qHROsh3eDxs NbKzIFt3d7uP29uhURNYnIS++WEMDlBen5F1dF8K7n6eBCrO9FdDAxkuVwowBYcUoNdbiFcwOo/O 7y/fBVpmKSy4p9l5gjTuIk9jQfwDoMeGkwY+nzxUTZiZyK1nNGzojkT9w30Ol3C6j6i3v87mFwAA AP//AwBQSwMEFAAGAAgAAAAhAIFs29neAAAACQEAAA8AAABkcnMvZG93bnJldi54bWxMj0FPg0AQ he8m/ofNmPRmFzBpG2RpqLFN48VYe/C4sCMQ2VnCLi399w4nvc28N3nzvWw72U5ccPCtIwXxMgKB VDnTUq3g/Ll/3IDwQZPRnSNUcEMP2/z+LtOpcVf6wMsp1IJDyKdaQRNCn0rpqwat9kvXI7H37Qar A69DLc2grxxuO5lE0Upa3RJ/aHSPLw1WP6fRKtgdXfElx12Qb4ci8fvxtTy+n5VaPEzFM4iAU/g7 hhmf0SFnptKNZLzoFGzWXCWwHicgZj9+mpWSp2QNMs/k/wb5LwAAAP//AwBQSwECLQAUAAYACAAA ACEAtoM4kv4AAADhAQAAEwAAAAAAAAAAAAAAAAAAAAAAW0NvbnRlbnRfVHlwZXNdLnhtbFBLAQIt ABQABgAIAAAAIQA4/SH/1gAAAJQBAAALAAAAAAAAAAAAAAAAAC8BAABfcmVscy8ucmVsc1BLAQIt ABQABgAIAAAAIQAdMH9rHwIAAL0EAAAOAAAAAAAAAAAAAAAAAC4CAABkcnMvZTJvRG9jLnhtbFBL AQItABQABgAIAAAAIQCBbNvZ3gAAAAkBAAAPAAAAAAAAAAAAAAAAAHkEAABkcnMvZG93bnJldi54 bWxQSwUGAAAAAAQABADzAAAAhAUAAAAA " path="m6667500,l,,,9525r6667500,l6667500,xe" fillcolor="#d9d4c8" stroked="f">
                <v:path arrowok="t"/>
                <w10:wrap type="topAndBottom" anchorx="page"/>
              </v:shape>
            </w:pict>
          </mc:Fallback>
        </mc:AlternateContent>
      </w:r>
    </w:p>
    <w:p w14:paraId="5CDBF2BC" w14:textId="77777777" w:rsidR="008813CB" w:rsidRDefault="008813CB" w:rsidP="00221FE2">
      <w:pPr>
        <w:pStyle w:val="BodyText"/>
        <w:spacing w:line="276" w:lineRule="auto"/>
        <w:ind w:right="27"/>
        <w:rPr>
          <w:sz w:val="6"/>
        </w:rPr>
        <w:pPrChange w:id="89" w:author="Author" w:date="2026-08-29T16:06:00Z" w16du:dateUtc="2026-08-29T10:36:00Z">
          <w:pPr>
            <w:pStyle w:val="BodyText"/>
          </w:pPr>
        </w:pPrChange>
      </w:pPr>
    </w:p>
    <w:p w14:paraId="7CFBFE25" w14:textId="77777777" w:rsidR="008813CB" w:rsidRDefault="008813CB" w:rsidP="00221FE2">
      <w:pPr>
        <w:pStyle w:val="BodyText"/>
        <w:spacing w:line="276" w:lineRule="auto"/>
        <w:ind w:right="27"/>
        <w:rPr>
          <w:sz w:val="6"/>
        </w:rPr>
        <w:sectPr w:rsidR="008813CB" w:rsidSect="00FE4EDA">
          <w:type w:val="continuous"/>
          <w:pgSz w:w="12240" w:h="15840"/>
          <w:pgMar w:top="720" w:right="720" w:bottom="720" w:left="720" w:header="720" w:footer="720" w:gutter="0"/>
          <w:cols w:space="720"/>
          <w:docGrid w:linePitch="299"/>
          <w:sectPrChange w:id="90" w:author="Author" w:date="2026-08-29T16:06:00Z" w16du:dateUtc="2026-08-29T10:36:00Z">
            <w:sectPr w:rsidR="008813CB" w:rsidSect="00FE4EDA">
              <w:pgMar w:top="800" w:right="720" w:bottom="280" w:left="720" w:header="720" w:footer="720" w:gutter="0"/>
              <w:docGrid w:linePitch="0"/>
            </w:sectPr>
          </w:sectPrChange>
        </w:sectPr>
        <w:pPrChange w:id="91" w:author="Author" w:date="2026-08-29T16:06:00Z" w16du:dateUtc="2026-08-29T10:36:00Z">
          <w:pPr>
            <w:pStyle w:val="BodyText"/>
          </w:pPr>
        </w:pPrChange>
      </w:pPr>
    </w:p>
    <w:p w14:paraId="6A51C833" w14:textId="77777777" w:rsidR="008813CB" w:rsidRDefault="00000000" w:rsidP="00221FE2">
      <w:pPr>
        <w:pStyle w:val="Heading1"/>
        <w:spacing w:line="276" w:lineRule="auto"/>
        <w:ind w:right="27"/>
        <w:pPrChange w:id="92" w:author="Author" w:date="2026-08-29T16:06:00Z" w16du:dateUtc="2026-08-29T10:36:00Z">
          <w:pPr>
            <w:pStyle w:val="Heading1"/>
          </w:pPr>
        </w:pPrChange>
      </w:pPr>
      <w:commentRangeStart w:id="93"/>
      <w:r>
        <w:rPr>
          <w:color w:val="231F1F"/>
          <w:spacing w:val="-2"/>
          <w:w w:val="105"/>
        </w:rPr>
        <w:t>BuzzFeed</w:t>
      </w:r>
    </w:p>
    <w:p w14:paraId="5E7A48FB" w14:textId="77777777" w:rsidR="008813CB" w:rsidRDefault="00000000" w:rsidP="00221FE2">
      <w:pPr>
        <w:spacing w:before="233" w:line="276" w:lineRule="auto"/>
        <w:ind w:left="147" w:right="27"/>
        <w:rPr>
          <w:b/>
          <w:sz w:val="21"/>
        </w:rPr>
        <w:pPrChange w:id="94" w:author="Author" w:date="2026-08-29T16:06:00Z" w16du:dateUtc="2026-08-29T10:36:00Z">
          <w:pPr>
            <w:spacing w:before="233"/>
            <w:ind w:left="147"/>
          </w:pPr>
        </w:pPrChange>
      </w:pPr>
      <w:r>
        <w:rPr>
          <w:b/>
          <w:color w:val="231F1F"/>
          <w:w w:val="110"/>
          <w:sz w:val="21"/>
        </w:rPr>
        <w:t>Staff</w:t>
      </w:r>
      <w:r>
        <w:rPr>
          <w:b/>
          <w:color w:val="231F1F"/>
          <w:spacing w:val="8"/>
          <w:w w:val="110"/>
          <w:sz w:val="21"/>
        </w:rPr>
        <w:t xml:space="preserve"> </w:t>
      </w:r>
      <w:r>
        <w:rPr>
          <w:b/>
          <w:color w:val="231F1F"/>
          <w:w w:val="110"/>
          <w:sz w:val="21"/>
        </w:rPr>
        <w:t>Software</w:t>
      </w:r>
      <w:r>
        <w:rPr>
          <w:b/>
          <w:color w:val="231F1F"/>
          <w:spacing w:val="5"/>
          <w:w w:val="110"/>
          <w:sz w:val="21"/>
        </w:rPr>
        <w:t xml:space="preserve"> </w:t>
      </w:r>
      <w:r>
        <w:rPr>
          <w:b/>
          <w:color w:val="231F1F"/>
          <w:spacing w:val="-2"/>
          <w:w w:val="110"/>
          <w:sz w:val="21"/>
        </w:rPr>
        <w:t>Engineer</w:t>
      </w:r>
    </w:p>
    <w:p w14:paraId="144EBA13" w14:textId="0D33CDD2" w:rsidR="008813CB" w:rsidRDefault="00000000" w:rsidP="00221FE2">
      <w:pPr>
        <w:pStyle w:val="BodyText"/>
        <w:tabs>
          <w:tab w:val="left" w:pos="3081"/>
        </w:tabs>
        <w:spacing w:before="126" w:line="276" w:lineRule="auto"/>
        <w:ind w:left="137" w:right="27"/>
        <w:jc w:val="right"/>
        <w:pPrChange w:id="95" w:author="Author" w:date="2026-08-29T16:06:00Z" w16du:dateUtc="2026-08-29T10:36:00Z">
          <w:pPr>
            <w:pStyle w:val="BodyText"/>
            <w:tabs>
              <w:tab w:val="left" w:pos="3081"/>
            </w:tabs>
            <w:spacing w:before="126"/>
            <w:ind w:left="137"/>
          </w:pPr>
        </w:pPrChange>
      </w:pPr>
      <w:r>
        <w:br w:type="column"/>
      </w:r>
      <w:commentRangeStart w:id="96"/>
      <w:del w:id="97" w:author="Author" w:date="2026-08-29T16:06:00Z" w16du:dateUtc="2026-08-29T10:36:00Z">
        <w:r>
          <w:rPr>
            <w:color w:val="6B6662"/>
          </w:rPr>
          <w:delText>11</w:delText>
        </w:r>
        <w:r>
          <w:rPr>
            <w:color w:val="6B6662"/>
            <w:spacing w:val="66"/>
          </w:rPr>
          <w:delText xml:space="preserve"> </w:delText>
        </w:r>
        <w:r>
          <w:rPr>
            <w:color w:val="6B6662"/>
          </w:rPr>
          <w:delText>years</w:delText>
        </w:r>
        <w:r>
          <w:rPr>
            <w:color w:val="6B6662"/>
            <w:spacing w:val="70"/>
            <w:w w:val="150"/>
          </w:rPr>
          <w:delText xml:space="preserve"> </w:delText>
        </w:r>
      </w:del>
      <w:commentRangeEnd w:id="96"/>
      <w:r w:rsidR="00C21DA0">
        <w:rPr>
          <w:rStyle w:val="CommentReference"/>
          <w:color w:val="6B6662"/>
          <w:sz w:val="20"/>
          <w:szCs w:val="20"/>
        </w:rPr>
        <w:commentReference w:id="96"/>
      </w:r>
      <w:del w:id="98" w:author="Author" w:date="2026-08-29T16:06:00Z" w16du:dateUtc="2026-08-29T10:36:00Z">
        <w:r>
          <w:rPr>
            <w:color w:val="6B6662"/>
          </w:rPr>
          <w:delText>•</w:delText>
        </w:r>
        <w:r>
          <w:rPr>
            <w:color w:val="6B6662"/>
            <w:spacing w:val="60"/>
            <w:w w:val="150"/>
          </w:rPr>
          <w:delText xml:space="preserve"> </w:delText>
        </w:r>
      </w:del>
      <w:r>
        <w:rPr>
          <w:color w:val="6B6662"/>
        </w:rPr>
        <w:t>Mar</w:t>
      </w:r>
      <w:r w:rsidR="00FE4EDA">
        <w:rPr>
          <w:color w:val="6B6662"/>
          <w:spacing w:val="54"/>
          <w:w w:val="150"/>
        </w:rPr>
        <w:t xml:space="preserve"> </w:t>
      </w:r>
      <w:r>
        <w:rPr>
          <w:color w:val="6B6662"/>
        </w:rPr>
        <w:t>2015</w:t>
      </w:r>
      <w:r>
        <w:rPr>
          <w:color w:val="6B6662"/>
          <w:spacing w:val="77"/>
        </w:rPr>
        <w:t xml:space="preserve"> </w:t>
      </w:r>
      <w:del w:id="99" w:author="Author" w:date="2026-08-29T16:06:00Z" w16du:dateUtc="2026-08-29T10:36:00Z">
        <w:r>
          <w:rPr>
            <w:color w:val="6B6662"/>
          </w:rPr>
          <w:delText>-</w:delText>
        </w:r>
      </w:del>
      <w:ins w:id="100" w:author="Author" w:date="2026-08-29T16:06:00Z" w16du:dateUtc="2026-08-29T10:36:00Z">
        <w:r w:rsidR="00FE4EDA">
          <w:rPr>
            <w:color w:val="6B6662"/>
          </w:rPr>
          <w:t>–</w:t>
        </w:r>
      </w:ins>
      <w:r>
        <w:rPr>
          <w:color w:val="6B6662"/>
          <w:spacing w:val="67"/>
          <w:w w:val="150"/>
        </w:rPr>
        <w:t xml:space="preserve"> </w:t>
      </w:r>
      <w:r>
        <w:rPr>
          <w:color w:val="6B6662"/>
          <w:spacing w:val="-5"/>
        </w:rPr>
        <w:t>Jul</w:t>
      </w:r>
      <w:del w:id="101" w:author="Author" w:date="2026-08-29T16:06:00Z" w16du:dateUtc="2026-08-29T10:36:00Z">
        <w:r>
          <w:rPr>
            <w:color w:val="6B6662"/>
          </w:rPr>
          <w:tab/>
        </w:r>
      </w:del>
      <w:ins w:id="102" w:author="Author" w:date="2026-08-29T16:06:00Z" w16du:dateUtc="2026-08-29T10:36:00Z">
        <w:r w:rsidR="00FE4EDA">
          <w:rPr>
            <w:color w:val="6B6662"/>
          </w:rPr>
          <w:t xml:space="preserve"> </w:t>
        </w:r>
      </w:ins>
      <w:r>
        <w:rPr>
          <w:color w:val="6B6662"/>
          <w:spacing w:val="-4"/>
        </w:rPr>
        <w:t>2026</w:t>
      </w:r>
    </w:p>
    <w:p w14:paraId="2B452C2B" w14:textId="77777777" w:rsidR="008813CB" w:rsidRDefault="008813CB" w:rsidP="00221FE2">
      <w:pPr>
        <w:pStyle w:val="BodyText"/>
        <w:spacing w:before="21" w:line="276" w:lineRule="auto"/>
        <w:ind w:right="27"/>
        <w:pPrChange w:id="103" w:author="Author" w:date="2026-08-29T16:06:00Z" w16du:dateUtc="2026-08-29T10:36:00Z">
          <w:pPr>
            <w:pStyle w:val="BodyText"/>
            <w:spacing w:before="21"/>
          </w:pPr>
        </w:pPrChange>
      </w:pPr>
    </w:p>
    <w:p w14:paraId="17BC291E" w14:textId="77777777" w:rsidR="008813CB" w:rsidRDefault="00000000" w:rsidP="00221FE2">
      <w:pPr>
        <w:pStyle w:val="BodyText"/>
        <w:tabs>
          <w:tab w:val="left" w:pos="2066"/>
        </w:tabs>
        <w:spacing w:before="0" w:line="276" w:lineRule="auto"/>
        <w:ind w:left="369" w:right="27"/>
        <w:pPrChange w:id="104" w:author="Author" w:date="2026-08-29T16:06:00Z" w16du:dateUtc="2026-08-29T10:36:00Z">
          <w:pPr>
            <w:pStyle w:val="BodyText"/>
            <w:tabs>
              <w:tab w:val="left" w:pos="2066"/>
            </w:tabs>
            <w:spacing w:before="0"/>
            <w:ind w:left="369"/>
          </w:pPr>
        </w:pPrChange>
      </w:pPr>
      <w:r>
        <w:rPr>
          <w:color w:val="6B6662"/>
        </w:rPr>
        <w:t>Dec</w:t>
      </w:r>
      <w:r>
        <w:rPr>
          <w:color w:val="6B6662"/>
          <w:spacing w:val="62"/>
        </w:rPr>
        <w:t xml:space="preserve"> </w:t>
      </w:r>
      <w:r>
        <w:rPr>
          <w:color w:val="6B6662"/>
        </w:rPr>
        <w:t>2023</w:t>
      </w:r>
      <w:r>
        <w:rPr>
          <w:color w:val="6B6662"/>
          <w:spacing w:val="61"/>
        </w:rPr>
        <w:t xml:space="preserve"> </w:t>
      </w:r>
      <w:r>
        <w:rPr>
          <w:color w:val="6B6662"/>
        </w:rPr>
        <w:t>-</w:t>
      </w:r>
      <w:r>
        <w:rPr>
          <w:color w:val="6B6662"/>
          <w:spacing w:val="77"/>
        </w:rPr>
        <w:t xml:space="preserve"> </w:t>
      </w:r>
      <w:r>
        <w:rPr>
          <w:color w:val="6B6662"/>
          <w:spacing w:val="-5"/>
        </w:rPr>
        <w:t>Jul</w:t>
      </w:r>
      <w:r>
        <w:rPr>
          <w:color w:val="6B6662"/>
        </w:rPr>
        <w:tab/>
        <w:t>2026</w:t>
      </w:r>
      <w:r>
        <w:rPr>
          <w:color w:val="6B6662"/>
          <w:spacing w:val="52"/>
          <w:w w:val="150"/>
        </w:rPr>
        <w:t xml:space="preserve"> </w:t>
      </w:r>
      <w:r>
        <w:rPr>
          <w:color w:val="6B6662"/>
        </w:rPr>
        <w:t>•</w:t>
      </w:r>
      <w:r>
        <w:rPr>
          <w:color w:val="6B6662"/>
          <w:spacing w:val="72"/>
        </w:rPr>
        <w:t xml:space="preserve"> </w:t>
      </w:r>
      <w:r>
        <w:rPr>
          <w:color w:val="6B6662"/>
          <w:spacing w:val="-2"/>
        </w:rPr>
        <w:t>Remote</w:t>
      </w:r>
      <w:commentRangeEnd w:id="93"/>
      <w:r w:rsidR="00C21DA0">
        <w:rPr>
          <w:rStyle w:val="CommentReference"/>
          <w:sz w:val="20"/>
          <w:szCs w:val="20"/>
        </w:rPr>
        <w:commentReference w:id="93"/>
      </w:r>
    </w:p>
    <w:p w14:paraId="28821FEB" w14:textId="77777777" w:rsidR="008813CB" w:rsidRDefault="008813CB" w:rsidP="00221FE2">
      <w:pPr>
        <w:pStyle w:val="BodyText"/>
        <w:spacing w:line="276" w:lineRule="auto"/>
        <w:ind w:right="27"/>
        <w:sectPr w:rsidR="008813CB" w:rsidSect="00FE4EDA">
          <w:type w:val="continuous"/>
          <w:pgSz w:w="12240" w:h="15840"/>
          <w:pgMar w:top="720" w:right="720" w:bottom="720" w:left="720" w:header="720" w:footer="720" w:gutter="0"/>
          <w:cols w:num="2" w:space="720" w:equalWidth="0">
            <w:col w:w="2765" w:space="4385"/>
            <w:col w:w="3650"/>
          </w:cols>
          <w:docGrid w:linePitch="299"/>
          <w:sectPrChange w:id="105" w:author="Author" w:date="2026-08-29T16:06:00Z" w16du:dateUtc="2026-08-29T10:36:00Z">
            <w:sectPr w:rsidR="008813CB" w:rsidSect="00FE4EDA">
              <w:pgMar w:top="800" w:right="720" w:bottom="280" w:left="720" w:header="720" w:footer="720" w:gutter="0"/>
              <w:docGrid w:linePitch="0"/>
            </w:sectPr>
          </w:sectPrChange>
        </w:sectPr>
        <w:pPrChange w:id="106" w:author="Author" w:date="2026-08-29T16:06:00Z" w16du:dateUtc="2026-08-29T10:36:00Z">
          <w:pPr>
            <w:pStyle w:val="BodyText"/>
          </w:pPr>
        </w:pPrChange>
      </w:pPr>
    </w:p>
    <w:p w14:paraId="230F40CE" w14:textId="0FBEB840" w:rsidR="008813CB" w:rsidRDefault="00000000" w:rsidP="00F0427F">
      <w:pPr>
        <w:pStyle w:val="BodyText"/>
        <w:spacing w:before="0" w:after="120" w:line="276" w:lineRule="auto"/>
        <w:ind w:left="146" w:right="27" w:firstLine="3"/>
        <w:jc w:val="both"/>
        <w:pPrChange w:id="107" w:author="Author" w:date="2026-08-29T16:06:00Z" w16du:dateUtc="2026-08-29T10:36:00Z">
          <w:pPr>
            <w:pStyle w:val="BodyText"/>
            <w:spacing w:before="123" w:line="328" w:lineRule="auto"/>
            <w:ind w:left="146" w:right="250" w:firstLine="3"/>
          </w:pPr>
        </w:pPrChange>
      </w:pPr>
      <w:r>
        <w:rPr>
          <w:color w:val="3B3834"/>
          <w:w w:val="110"/>
        </w:rPr>
        <w:t>Owner and</w:t>
      </w:r>
      <w:r>
        <w:rPr>
          <w:color w:val="3B3834"/>
          <w:spacing w:val="-2"/>
          <w:w w:val="110"/>
        </w:rPr>
        <w:t xml:space="preserve"> </w:t>
      </w:r>
      <w:r>
        <w:rPr>
          <w:color w:val="3B3834"/>
          <w:w w:val="110"/>
        </w:rPr>
        <w:t xml:space="preserve">expert </w:t>
      </w:r>
      <w:del w:id="108" w:author="Author" w:date="2026-08-29T16:06:00Z" w16du:dateUtc="2026-08-29T10:36:00Z">
        <w:r>
          <w:rPr>
            <w:color w:val="3B3834"/>
            <w:w w:val="110"/>
          </w:rPr>
          <w:delText>of the</w:delText>
        </w:r>
      </w:del>
      <w:ins w:id="109" w:author="Author" w:date="2026-08-29T16:06:00Z" w16du:dateUtc="2026-08-29T10:36:00Z">
        <w:r w:rsidR="009615A8">
          <w:rPr>
            <w:color w:val="3B3834"/>
            <w:w w:val="110"/>
          </w:rPr>
          <w:t>in</w:t>
        </w:r>
      </w:ins>
      <w:r w:rsidR="009615A8">
        <w:rPr>
          <w:color w:val="3B3834"/>
          <w:w w:val="110"/>
          <w:rPrChange w:id="110" w:author="Author" w:date="2026-08-29T16:06:00Z" w16du:dateUtc="2026-08-29T10:36:00Z">
            <w:rPr>
              <w:color w:val="3B3834"/>
              <w:spacing w:val="-2"/>
              <w:w w:val="110"/>
            </w:rPr>
          </w:rPrChange>
        </w:rPr>
        <w:t xml:space="preserve"> </w:t>
      </w:r>
      <w:r w:rsidR="009615A8">
        <w:rPr>
          <w:color w:val="3B3834"/>
          <w:w w:val="110"/>
        </w:rPr>
        <w:t>frontend domain</w:t>
      </w:r>
      <w:r w:rsidR="009615A8">
        <w:rPr>
          <w:color w:val="3B3834"/>
          <w:w w:val="110"/>
          <w:rPrChange w:id="111" w:author="Author" w:date="2026-08-29T16:06:00Z" w16du:dateUtc="2026-08-29T10:36:00Z">
            <w:rPr>
              <w:color w:val="3B3834"/>
              <w:spacing w:val="-7"/>
              <w:w w:val="110"/>
            </w:rPr>
          </w:rPrChange>
        </w:rPr>
        <w:t xml:space="preserve"> </w:t>
      </w:r>
      <w:r w:rsidR="009615A8">
        <w:rPr>
          <w:color w:val="3B3834"/>
          <w:w w:val="110"/>
        </w:rPr>
        <w:t xml:space="preserve">for </w:t>
      </w:r>
      <w:del w:id="112" w:author="Author" w:date="2026-08-29T16:06:00Z" w16du:dateUtc="2026-08-29T10:36:00Z">
        <w:r>
          <w:rPr>
            <w:color w:val="3B3834"/>
            <w:w w:val="110"/>
          </w:rPr>
          <w:delText xml:space="preserve">the </w:delText>
        </w:r>
      </w:del>
      <w:r w:rsidR="009615A8">
        <w:rPr>
          <w:color w:val="3B3834"/>
          <w:w w:val="110"/>
        </w:rPr>
        <w:t>social</w:t>
      </w:r>
      <w:del w:id="113" w:author="Author" w:date="2026-08-29T16:06:00Z" w16du:dateUtc="2026-08-29T10:36:00Z">
        <w:r>
          <w:rPr>
            <w:color w:val="3B3834"/>
            <w:w w:val="110"/>
          </w:rPr>
          <w:delText>-</w:delText>
        </w:r>
      </w:del>
      <w:ins w:id="114" w:author="Author" w:date="2026-08-29T16:06:00Z" w16du:dateUtc="2026-08-29T10:36:00Z">
        <w:r w:rsidR="009615A8">
          <w:rPr>
            <w:color w:val="3B3834"/>
            <w:w w:val="110"/>
          </w:rPr>
          <w:t xml:space="preserve"> </w:t>
        </w:r>
      </w:ins>
      <w:r w:rsidR="009615A8">
        <w:rPr>
          <w:color w:val="3B3834"/>
          <w:w w:val="110"/>
        </w:rPr>
        <w:t>publishing</w:t>
      </w:r>
      <w:r>
        <w:rPr>
          <w:color w:val="3B3834"/>
          <w:spacing w:val="-10"/>
          <w:w w:val="110"/>
        </w:rPr>
        <w:t xml:space="preserve"> </w:t>
      </w:r>
      <w:r>
        <w:rPr>
          <w:color w:val="3B3834"/>
          <w:w w:val="110"/>
        </w:rPr>
        <w:t>platform.</w:t>
      </w:r>
      <w:r>
        <w:rPr>
          <w:color w:val="3B3834"/>
          <w:spacing w:val="-3"/>
          <w:w w:val="110"/>
        </w:rPr>
        <w:t xml:space="preserve"> </w:t>
      </w:r>
      <w:r>
        <w:rPr>
          <w:color w:val="3B3834"/>
          <w:w w:val="110"/>
        </w:rPr>
        <w:t>Provided</w:t>
      </w:r>
      <w:r>
        <w:rPr>
          <w:color w:val="3B3834"/>
          <w:spacing w:val="-2"/>
          <w:w w:val="110"/>
        </w:rPr>
        <w:t xml:space="preserve"> </w:t>
      </w:r>
      <w:r>
        <w:rPr>
          <w:color w:val="3B3834"/>
          <w:w w:val="110"/>
        </w:rPr>
        <w:t>thought leadership and hands-on implementation</w:t>
      </w:r>
      <w:r>
        <w:rPr>
          <w:color w:val="3B3834"/>
          <w:spacing w:val="-8"/>
          <w:w w:val="110"/>
        </w:rPr>
        <w:t xml:space="preserve"> </w:t>
      </w:r>
      <w:r>
        <w:rPr>
          <w:color w:val="3B3834"/>
          <w:w w:val="110"/>
        </w:rPr>
        <w:t xml:space="preserve">of </w:t>
      </w:r>
      <w:del w:id="115" w:author="Author" w:date="2026-08-29T16:06:00Z" w16du:dateUtc="2026-08-29T10:36:00Z">
        <w:r>
          <w:rPr>
            <w:color w:val="3B3834"/>
            <w:w w:val="110"/>
          </w:rPr>
          <w:delText>Al</w:delText>
        </w:r>
      </w:del>
      <w:ins w:id="116" w:author="Author" w:date="2026-08-29T16:06:00Z" w16du:dateUtc="2026-08-29T10:36:00Z">
        <w:r w:rsidR="00FE4EDA">
          <w:rPr>
            <w:color w:val="3B3834"/>
            <w:w w:val="110"/>
          </w:rPr>
          <w:t>AI</w:t>
        </w:r>
      </w:ins>
      <w:r w:rsidR="00FE4EDA">
        <w:rPr>
          <w:color w:val="3B3834"/>
          <w:w w:val="110"/>
        </w:rPr>
        <w:t>-native</w:t>
      </w:r>
      <w:r>
        <w:rPr>
          <w:color w:val="3B3834"/>
          <w:w w:val="110"/>
        </w:rPr>
        <w:t xml:space="preserve"> and agentic patterns directly to the VP of Technology, contributed to</w:t>
      </w:r>
      <w:r>
        <w:rPr>
          <w:color w:val="3B3834"/>
          <w:spacing w:val="-1"/>
          <w:w w:val="110"/>
        </w:rPr>
        <w:t xml:space="preserve"> </w:t>
      </w:r>
      <w:del w:id="117" w:author="Author" w:date="2026-08-29T16:06:00Z" w16du:dateUtc="2026-08-29T10:36:00Z">
        <w:r>
          <w:rPr>
            <w:color w:val="3B3834"/>
            <w:w w:val="110"/>
          </w:rPr>
          <w:delText>Al</w:delText>
        </w:r>
      </w:del>
      <w:ins w:id="118" w:author="Author" w:date="2026-08-29T16:06:00Z" w16du:dateUtc="2026-08-29T10:36:00Z">
        <w:r w:rsidR="00FE4EDA">
          <w:rPr>
            <w:color w:val="3B3834"/>
            <w:w w:val="110"/>
          </w:rPr>
          <w:t>AI</w:t>
        </w:r>
      </w:ins>
      <w:r>
        <w:rPr>
          <w:color w:val="3B3834"/>
          <w:spacing w:val="-5"/>
          <w:w w:val="110"/>
        </w:rPr>
        <w:t xml:space="preserve"> </w:t>
      </w:r>
      <w:r>
        <w:rPr>
          <w:color w:val="3B3834"/>
          <w:w w:val="110"/>
        </w:rPr>
        <w:t>working</w:t>
      </w:r>
      <w:r>
        <w:rPr>
          <w:color w:val="3B3834"/>
          <w:spacing w:val="-1"/>
          <w:w w:val="110"/>
        </w:rPr>
        <w:t xml:space="preserve"> </w:t>
      </w:r>
      <w:r>
        <w:rPr>
          <w:color w:val="3B3834"/>
          <w:w w:val="110"/>
        </w:rPr>
        <w:t>groups</w:t>
      </w:r>
      <w:r>
        <w:rPr>
          <w:color w:val="3B3834"/>
          <w:spacing w:val="-2"/>
          <w:w w:val="110"/>
        </w:rPr>
        <w:t xml:space="preserve"> </w:t>
      </w:r>
      <w:r>
        <w:rPr>
          <w:color w:val="3B3834"/>
          <w:w w:val="110"/>
        </w:rPr>
        <w:t>with</w:t>
      </w:r>
      <w:r>
        <w:rPr>
          <w:color w:val="3B3834"/>
          <w:spacing w:val="-10"/>
          <w:w w:val="110"/>
        </w:rPr>
        <w:t xml:space="preserve"> </w:t>
      </w:r>
      <w:r>
        <w:rPr>
          <w:color w:val="3B3834"/>
          <w:w w:val="110"/>
        </w:rPr>
        <w:t>tech</w:t>
      </w:r>
      <w:r>
        <w:rPr>
          <w:color w:val="3B3834"/>
          <w:spacing w:val="-8"/>
          <w:w w:val="110"/>
        </w:rPr>
        <w:t xml:space="preserve"> </w:t>
      </w:r>
      <w:r>
        <w:rPr>
          <w:color w:val="3B3834"/>
          <w:w w:val="110"/>
        </w:rPr>
        <w:t>leadership, and</w:t>
      </w:r>
      <w:r>
        <w:rPr>
          <w:color w:val="3B3834"/>
          <w:spacing w:val="-5"/>
          <w:w w:val="110"/>
        </w:rPr>
        <w:t xml:space="preserve"> </w:t>
      </w:r>
      <w:r>
        <w:rPr>
          <w:color w:val="3B3834"/>
          <w:w w:val="110"/>
        </w:rPr>
        <w:t>shared</w:t>
      </w:r>
      <w:r>
        <w:rPr>
          <w:color w:val="3B3834"/>
          <w:spacing w:val="-1"/>
          <w:w w:val="110"/>
        </w:rPr>
        <w:t xml:space="preserve"> </w:t>
      </w:r>
      <w:r>
        <w:rPr>
          <w:color w:val="3B3834"/>
          <w:w w:val="110"/>
        </w:rPr>
        <w:t>vision</w:t>
      </w:r>
      <w:r>
        <w:rPr>
          <w:color w:val="3B3834"/>
          <w:spacing w:val="-14"/>
          <w:w w:val="110"/>
        </w:rPr>
        <w:t xml:space="preserve"> </w:t>
      </w:r>
      <w:r>
        <w:rPr>
          <w:color w:val="3B3834"/>
          <w:w w:val="110"/>
        </w:rPr>
        <w:t>in</w:t>
      </w:r>
      <w:r>
        <w:rPr>
          <w:color w:val="3B3834"/>
          <w:spacing w:val="-8"/>
          <w:w w:val="110"/>
        </w:rPr>
        <w:t xml:space="preserve"> </w:t>
      </w:r>
      <w:r>
        <w:rPr>
          <w:color w:val="3B3834"/>
          <w:w w:val="110"/>
        </w:rPr>
        <w:t xml:space="preserve">the weekly cross-team </w:t>
      </w:r>
      <w:del w:id="119" w:author="Author" w:date="2026-08-29T16:06:00Z" w16du:dateUtc="2026-08-29T10:36:00Z">
        <w:r>
          <w:rPr>
            <w:color w:val="3B3834"/>
            <w:w w:val="110"/>
          </w:rPr>
          <w:delText>Al</w:delText>
        </w:r>
      </w:del>
      <w:ins w:id="120" w:author="Author" w:date="2026-08-29T16:06:00Z" w16du:dateUtc="2026-08-29T10:36:00Z">
        <w:r w:rsidR="00221FE2">
          <w:rPr>
            <w:color w:val="3B3834"/>
            <w:w w:val="110"/>
          </w:rPr>
          <w:t>AI</w:t>
        </w:r>
      </w:ins>
      <w:r>
        <w:rPr>
          <w:color w:val="3B3834"/>
          <w:spacing w:val="-10"/>
          <w:w w:val="110"/>
        </w:rPr>
        <w:t xml:space="preserve"> </w:t>
      </w:r>
      <w:r>
        <w:rPr>
          <w:color w:val="3B3834"/>
          <w:w w:val="110"/>
        </w:rPr>
        <w:t xml:space="preserve">dev meeting to help move </w:t>
      </w:r>
      <w:del w:id="121" w:author="Author" w:date="2026-08-29T16:06:00Z" w16du:dateUtc="2026-08-29T10:36:00Z">
        <w:r>
          <w:rPr>
            <w:color w:val="3B3834"/>
            <w:w w:val="110"/>
          </w:rPr>
          <w:delText>Al</w:delText>
        </w:r>
      </w:del>
      <w:ins w:id="122" w:author="Author" w:date="2026-08-29T16:06:00Z" w16du:dateUtc="2026-08-29T10:36:00Z">
        <w:r w:rsidR="00FE4EDA">
          <w:rPr>
            <w:color w:val="3B3834"/>
            <w:w w:val="110"/>
          </w:rPr>
          <w:t>AI</w:t>
        </w:r>
      </w:ins>
      <w:r>
        <w:rPr>
          <w:color w:val="3B3834"/>
          <w:w w:val="110"/>
        </w:rPr>
        <w:t xml:space="preserve"> from direction to practice across the organization:</w:t>
      </w:r>
    </w:p>
    <w:p w14:paraId="1B35EEC9" w14:textId="78119EFE" w:rsidR="008813CB" w:rsidRPr="00C62E4F" w:rsidRDefault="00000000" w:rsidP="00221FE2">
      <w:pPr>
        <w:pStyle w:val="ListParagraph"/>
        <w:numPr>
          <w:ilvl w:val="0"/>
          <w:numId w:val="4"/>
        </w:numPr>
        <w:tabs>
          <w:tab w:val="left" w:pos="421"/>
        </w:tabs>
        <w:spacing w:before="52" w:line="276" w:lineRule="auto"/>
        <w:ind w:right="27"/>
        <w:jc w:val="both"/>
        <w:rPr>
          <w:sz w:val="20"/>
        </w:rPr>
        <w:pPrChange w:id="123" w:author="Author" w:date="2026-08-29T16:06:00Z" w16du:dateUtc="2026-08-29T10:36:00Z">
          <w:pPr>
            <w:tabs>
              <w:tab w:val="left" w:pos="421"/>
            </w:tabs>
            <w:spacing w:before="52" w:line="295" w:lineRule="auto"/>
            <w:ind w:left="416" w:right="250" w:hanging="271"/>
          </w:pPr>
        </w:pPrChange>
      </w:pPr>
      <w:del w:id="124" w:author="Author" w:date="2026-08-29T16:06:00Z" w16du:dateUtc="2026-08-29T10:36:00Z">
        <w:r>
          <w:rPr>
            <w:color w:val="8A857E"/>
            <w:spacing w:val="-10"/>
            <w:w w:val="105"/>
            <w:sz w:val="21"/>
          </w:rPr>
          <w:delText>.</w:delText>
        </w:r>
        <w:r>
          <w:rPr>
            <w:color w:val="8A857E"/>
            <w:sz w:val="21"/>
          </w:rPr>
          <w:tab/>
        </w:r>
        <w:r>
          <w:rPr>
            <w:color w:val="8A857E"/>
            <w:sz w:val="21"/>
          </w:rPr>
          <w:tab/>
        </w:r>
      </w:del>
      <w:r w:rsidRPr="00C62E4F">
        <w:rPr>
          <w:b/>
          <w:color w:val="3B3834"/>
          <w:w w:val="105"/>
          <w:sz w:val="21"/>
        </w:rPr>
        <w:t>Spearheaded an</w:t>
      </w:r>
      <w:r w:rsidRPr="00C62E4F">
        <w:rPr>
          <w:b/>
          <w:color w:val="3B3834"/>
          <w:spacing w:val="-11"/>
          <w:w w:val="105"/>
          <w:sz w:val="21"/>
        </w:rPr>
        <w:t xml:space="preserve"> </w:t>
      </w:r>
      <w:del w:id="125" w:author="Author" w:date="2026-08-29T16:06:00Z" w16du:dateUtc="2026-08-29T10:36:00Z">
        <w:r>
          <w:rPr>
            <w:b/>
            <w:color w:val="3B3834"/>
            <w:w w:val="105"/>
            <w:sz w:val="21"/>
          </w:rPr>
          <w:delText>Al</w:delText>
        </w:r>
      </w:del>
      <w:ins w:id="126" w:author="Author" w:date="2026-08-29T16:06:00Z" w16du:dateUtc="2026-08-29T10:36:00Z">
        <w:r w:rsidR="00FE4EDA" w:rsidRPr="00C62E4F">
          <w:rPr>
            <w:b/>
            <w:color w:val="3B3834"/>
            <w:w w:val="105"/>
            <w:sz w:val="21"/>
          </w:rPr>
          <w:t>AI</w:t>
        </w:r>
      </w:ins>
      <w:r w:rsidRPr="00C62E4F">
        <w:rPr>
          <w:b/>
          <w:color w:val="3B3834"/>
          <w:spacing w:val="-14"/>
          <w:w w:val="105"/>
          <w:sz w:val="21"/>
        </w:rPr>
        <w:t xml:space="preserve"> </w:t>
      </w:r>
      <w:r w:rsidRPr="00C62E4F">
        <w:rPr>
          <w:b/>
          <w:color w:val="3B3834"/>
          <w:w w:val="105"/>
          <w:sz w:val="21"/>
        </w:rPr>
        <w:t>agent</w:t>
      </w:r>
      <w:r w:rsidRPr="00C62E4F">
        <w:rPr>
          <w:b/>
          <w:color w:val="3B3834"/>
          <w:spacing w:val="-6"/>
          <w:w w:val="105"/>
          <w:sz w:val="21"/>
        </w:rPr>
        <w:t xml:space="preserve"> </w:t>
      </w:r>
      <w:r w:rsidRPr="00C62E4F">
        <w:rPr>
          <w:b/>
          <w:color w:val="3B3834"/>
          <w:w w:val="105"/>
          <w:sz w:val="21"/>
        </w:rPr>
        <w:t>to</w:t>
      </w:r>
      <w:r w:rsidRPr="00C62E4F">
        <w:rPr>
          <w:b/>
          <w:color w:val="3B3834"/>
          <w:spacing w:val="-16"/>
          <w:w w:val="105"/>
          <w:sz w:val="21"/>
        </w:rPr>
        <w:t xml:space="preserve"> </w:t>
      </w:r>
      <w:r w:rsidRPr="00C62E4F">
        <w:rPr>
          <w:b/>
          <w:color w:val="3B3834"/>
          <w:w w:val="105"/>
          <w:sz w:val="21"/>
        </w:rPr>
        <w:t>take</w:t>
      </w:r>
      <w:r w:rsidRPr="00C62E4F">
        <w:rPr>
          <w:b/>
          <w:color w:val="3B3834"/>
          <w:spacing w:val="-12"/>
          <w:w w:val="105"/>
          <w:sz w:val="21"/>
        </w:rPr>
        <w:t xml:space="preserve"> </w:t>
      </w:r>
      <w:r w:rsidRPr="00C62E4F">
        <w:rPr>
          <w:b/>
          <w:color w:val="3B3834"/>
          <w:w w:val="105"/>
          <w:sz w:val="21"/>
        </w:rPr>
        <w:t>over</w:t>
      </w:r>
      <w:r w:rsidRPr="00C62E4F">
        <w:rPr>
          <w:b/>
          <w:color w:val="3B3834"/>
          <w:spacing w:val="-7"/>
          <w:w w:val="105"/>
          <w:sz w:val="21"/>
        </w:rPr>
        <w:t xml:space="preserve"> </w:t>
      </w:r>
      <w:r w:rsidRPr="00C62E4F">
        <w:rPr>
          <w:b/>
          <w:color w:val="3B3834"/>
          <w:w w:val="105"/>
          <w:sz w:val="21"/>
        </w:rPr>
        <w:t>support-ticket</w:t>
      </w:r>
      <w:r w:rsidRPr="00C62E4F">
        <w:rPr>
          <w:b/>
          <w:color w:val="3B3834"/>
          <w:spacing w:val="-8"/>
          <w:w w:val="105"/>
          <w:sz w:val="21"/>
        </w:rPr>
        <w:t xml:space="preserve"> </w:t>
      </w:r>
      <w:r w:rsidRPr="00C62E4F">
        <w:rPr>
          <w:b/>
          <w:color w:val="3B3834"/>
          <w:w w:val="105"/>
          <w:sz w:val="21"/>
        </w:rPr>
        <w:t xml:space="preserve">triage, </w:t>
      </w:r>
      <w:r w:rsidRPr="00C62E4F">
        <w:rPr>
          <w:color w:val="3B3834"/>
          <w:w w:val="105"/>
          <w:sz w:val="20"/>
        </w:rPr>
        <w:t>greatly reducing</w:t>
      </w:r>
      <w:r w:rsidRPr="00C62E4F">
        <w:rPr>
          <w:color w:val="3B3834"/>
          <w:spacing w:val="-1"/>
          <w:w w:val="105"/>
          <w:sz w:val="20"/>
        </w:rPr>
        <w:t xml:space="preserve"> </w:t>
      </w:r>
      <w:r w:rsidRPr="00C62E4F">
        <w:rPr>
          <w:color w:val="3B3834"/>
          <w:w w:val="105"/>
          <w:sz w:val="20"/>
        </w:rPr>
        <w:t>the 20</w:t>
      </w:r>
      <w:r w:rsidRPr="00C62E4F">
        <w:rPr>
          <w:color w:val="3B3834"/>
          <w:spacing w:val="-9"/>
          <w:w w:val="105"/>
          <w:sz w:val="20"/>
        </w:rPr>
        <w:t xml:space="preserve"> </w:t>
      </w:r>
      <w:r w:rsidRPr="00C62E4F">
        <w:rPr>
          <w:color w:val="3B3834"/>
          <w:w w:val="105"/>
          <w:sz w:val="20"/>
        </w:rPr>
        <w:t>hours of weekly team time</w:t>
      </w:r>
      <w:r w:rsidRPr="00C62E4F">
        <w:rPr>
          <w:color w:val="3B3834"/>
          <w:spacing w:val="-2"/>
          <w:w w:val="105"/>
          <w:sz w:val="20"/>
        </w:rPr>
        <w:t xml:space="preserve"> </w:t>
      </w:r>
      <w:r w:rsidRPr="00C62E4F">
        <w:rPr>
          <w:color w:val="3B3834"/>
          <w:w w:val="105"/>
          <w:sz w:val="20"/>
        </w:rPr>
        <w:t>it consumed. It reached a team-wide, month-long beta running the</w:t>
      </w:r>
      <w:r w:rsidRPr="00C62E4F">
        <w:rPr>
          <w:color w:val="3B3834"/>
          <w:spacing w:val="-3"/>
          <w:w w:val="105"/>
          <w:sz w:val="20"/>
        </w:rPr>
        <w:t xml:space="preserve"> </w:t>
      </w:r>
      <w:r w:rsidRPr="00C62E4F">
        <w:rPr>
          <w:b/>
          <w:color w:val="3B3834"/>
          <w:w w:val="105"/>
          <w:sz w:val="21"/>
        </w:rPr>
        <w:t>full</w:t>
      </w:r>
      <w:r w:rsidRPr="00C62E4F">
        <w:rPr>
          <w:b/>
          <w:color w:val="3B3834"/>
          <w:spacing w:val="-7"/>
          <w:w w:val="105"/>
          <w:sz w:val="21"/>
        </w:rPr>
        <w:t xml:space="preserve"> </w:t>
      </w:r>
      <w:r w:rsidRPr="00C62E4F">
        <w:rPr>
          <w:b/>
          <w:color w:val="3B3834"/>
          <w:w w:val="105"/>
          <w:sz w:val="21"/>
        </w:rPr>
        <w:t>loop</w:t>
      </w:r>
      <w:r w:rsidRPr="00C62E4F">
        <w:rPr>
          <w:b/>
          <w:color w:val="3B3834"/>
          <w:spacing w:val="-10"/>
          <w:w w:val="105"/>
          <w:sz w:val="21"/>
        </w:rPr>
        <w:t xml:space="preserve"> </w:t>
      </w:r>
      <w:r w:rsidRPr="00C62E4F">
        <w:rPr>
          <w:b/>
          <w:color w:val="3B3834"/>
          <w:w w:val="105"/>
          <w:sz w:val="21"/>
        </w:rPr>
        <w:t>in</w:t>
      </w:r>
      <w:r w:rsidRPr="00C62E4F">
        <w:rPr>
          <w:b/>
          <w:color w:val="3B3834"/>
          <w:spacing w:val="-15"/>
          <w:w w:val="105"/>
          <w:sz w:val="21"/>
        </w:rPr>
        <w:t xml:space="preserve"> </w:t>
      </w:r>
      <w:r w:rsidRPr="00C62E4F">
        <w:rPr>
          <w:b/>
          <w:color w:val="3B3834"/>
          <w:w w:val="105"/>
          <w:sz w:val="21"/>
        </w:rPr>
        <w:t xml:space="preserve">production </w:t>
      </w:r>
      <w:r w:rsidRPr="00C62E4F">
        <w:rPr>
          <w:color w:val="3B3834"/>
          <w:w w:val="105"/>
          <w:sz w:val="20"/>
        </w:rPr>
        <w:t xml:space="preserve">(classify </w:t>
      </w:r>
      <w:r w:rsidRPr="00C62E4F">
        <w:rPr>
          <w:rFonts w:ascii="Segoe UI Symbol" w:hAnsi="Segoe UI Symbol"/>
          <w:color w:val="3B3834"/>
          <w:w w:val="105"/>
          <w:sz w:val="20"/>
          <w:rPrChange w:id="127" w:author="Author" w:date="2026-08-29T16:06:00Z" w16du:dateUtc="2026-08-29T10:36:00Z">
            <w:rPr>
              <w:color w:val="3B3834"/>
              <w:w w:val="105"/>
              <w:sz w:val="20"/>
            </w:rPr>
          </w:rPrChange>
        </w:rPr>
        <w:t>➔</w:t>
      </w:r>
      <w:r w:rsidRPr="00C62E4F">
        <w:rPr>
          <w:color w:val="3B3834"/>
          <w:spacing w:val="37"/>
          <w:w w:val="105"/>
          <w:sz w:val="20"/>
        </w:rPr>
        <w:t xml:space="preserve"> </w:t>
      </w:r>
      <w:r w:rsidRPr="00C62E4F">
        <w:rPr>
          <w:color w:val="3B3834"/>
          <w:w w:val="105"/>
          <w:sz w:val="20"/>
        </w:rPr>
        <w:t xml:space="preserve">investigate </w:t>
      </w:r>
      <w:r w:rsidRPr="00C62E4F">
        <w:rPr>
          <w:rFonts w:ascii="Segoe UI Symbol" w:hAnsi="Segoe UI Symbol"/>
          <w:color w:val="3B3834"/>
          <w:w w:val="105"/>
          <w:sz w:val="20"/>
          <w:rPrChange w:id="128" w:author="Author" w:date="2026-08-29T16:06:00Z" w16du:dateUtc="2026-08-29T10:36:00Z">
            <w:rPr>
              <w:color w:val="3B3834"/>
              <w:w w:val="105"/>
              <w:sz w:val="20"/>
            </w:rPr>
          </w:rPrChange>
        </w:rPr>
        <w:t>➔</w:t>
      </w:r>
      <w:r w:rsidRPr="00C62E4F">
        <w:rPr>
          <w:color w:val="3B3834"/>
          <w:spacing w:val="40"/>
          <w:w w:val="105"/>
          <w:sz w:val="20"/>
        </w:rPr>
        <w:t xml:space="preserve"> </w:t>
      </w:r>
      <w:r w:rsidRPr="00C62E4F">
        <w:rPr>
          <w:color w:val="3B3834"/>
          <w:w w:val="105"/>
          <w:sz w:val="20"/>
        </w:rPr>
        <w:t>draft the fix and reply) with human sign-off on every action</w:t>
      </w:r>
      <w:commentRangeStart w:id="129"/>
      <w:r w:rsidRPr="00C62E4F">
        <w:rPr>
          <w:color w:val="3B3834"/>
          <w:w w:val="105"/>
          <w:sz w:val="20"/>
        </w:rPr>
        <w:t xml:space="preserve">: </w:t>
      </w:r>
      <w:r w:rsidRPr="00C62E4F">
        <w:rPr>
          <w:b/>
          <w:color w:val="3B3834"/>
          <w:w w:val="105"/>
          <w:sz w:val="21"/>
        </w:rPr>
        <w:t xml:space="preserve">84% handling accuracy </w:t>
      </w:r>
      <w:commentRangeEnd w:id="129"/>
      <w:r w:rsidR="00C21DA0" w:rsidRPr="00C62E4F">
        <w:rPr>
          <w:rStyle w:val="CommentReference"/>
          <w:color w:val="3B3834"/>
          <w:w w:val="105"/>
          <w:sz w:val="20"/>
          <w:szCs w:val="22"/>
        </w:rPr>
        <w:commentReference w:id="129"/>
      </w:r>
      <w:r w:rsidRPr="00C62E4F">
        <w:rPr>
          <w:color w:val="3B3834"/>
          <w:w w:val="105"/>
          <w:sz w:val="20"/>
        </w:rPr>
        <w:t>on</w:t>
      </w:r>
      <w:r w:rsidRPr="00C62E4F">
        <w:rPr>
          <w:color w:val="3B3834"/>
          <w:spacing w:val="-3"/>
          <w:w w:val="105"/>
          <w:sz w:val="20"/>
        </w:rPr>
        <w:t xml:space="preserve"> </w:t>
      </w:r>
      <w:r w:rsidRPr="00C62E4F">
        <w:rPr>
          <w:color w:val="3B3834"/>
          <w:w w:val="105"/>
          <w:sz w:val="20"/>
        </w:rPr>
        <w:t>tickets it had never seen, trained on</w:t>
      </w:r>
      <w:r w:rsidRPr="00C62E4F">
        <w:rPr>
          <w:color w:val="3B3834"/>
          <w:spacing w:val="-3"/>
          <w:w w:val="105"/>
          <w:sz w:val="20"/>
        </w:rPr>
        <w:t xml:space="preserve"> </w:t>
      </w:r>
      <w:r w:rsidRPr="00C62E4F">
        <w:rPr>
          <w:color w:val="3B3834"/>
          <w:w w:val="105"/>
          <w:sz w:val="20"/>
        </w:rPr>
        <w:t>two years of resolved history and</w:t>
      </w:r>
      <w:r w:rsidRPr="00C62E4F">
        <w:rPr>
          <w:color w:val="3B3834"/>
          <w:spacing w:val="-1"/>
          <w:w w:val="105"/>
          <w:sz w:val="20"/>
        </w:rPr>
        <w:t xml:space="preserve"> </w:t>
      </w:r>
      <w:r w:rsidRPr="00C62E4F">
        <w:rPr>
          <w:color w:val="3B3834"/>
          <w:w w:val="105"/>
          <w:sz w:val="20"/>
        </w:rPr>
        <w:t>improving with every correction. Coordinated with other internal support-channel</w:t>
      </w:r>
      <w:r w:rsidRPr="00C62E4F">
        <w:rPr>
          <w:color w:val="3B3834"/>
          <w:spacing w:val="-4"/>
          <w:w w:val="105"/>
          <w:sz w:val="20"/>
        </w:rPr>
        <w:t xml:space="preserve"> </w:t>
      </w:r>
      <w:r w:rsidRPr="00C62E4F">
        <w:rPr>
          <w:color w:val="3B3834"/>
          <w:w w:val="105"/>
          <w:sz w:val="20"/>
        </w:rPr>
        <w:t>managers to plan its implementation</w:t>
      </w:r>
      <w:r w:rsidRPr="00C62E4F">
        <w:rPr>
          <w:color w:val="3B3834"/>
          <w:spacing w:val="-10"/>
          <w:w w:val="105"/>
          <w:sz w:val="20"/>
        </w:rPr>
        <w:t xml:space="preserve"> </w:t>
      </w:r>
      <w:r w:rsidRPr="00C62E4F">
        <w:rPr>
          <w:color w:val="3B3834"/>
          <w:w w:val="105"/>
          <w:sz w:val="20"/>
        </w:rPr>
        <w:t>throughout the company.</w:t>
      </w:r>
    </w:p>
    <w:p w14:paraId="7F166796" w14:textId="2D2FDF1E" w:rsidR="008813CB" w:rsidRPr="00C62E4F" w:rsidRDefault="00000000" w:rsidP="009615A8">
      <w:pPr>
        <w:pStyle w:val="ListParagraph"/>
        <w:numPr>
          <w:ilvl w:val="0"/>
          <w:numId w:val="4"/>
        </w:numPr>
        <w:spacing w:before="120" w:line="276" w:lineRule="auto"/>
        <w:ind w:right="27"/>
        <w:jc w:val="both"/>
        <w:rPr>
          <w:b/>
          <w:sz w:val="21"/>
        </w:rPr>
        <w:pPrChange w:id="131" w:author="Author" w:date="2026-08-29T16:06:00Z" w16du:dateUtc="2026-08-29T10:36:00Z">
          <w:pPr>
            <w:spacing w:before="48" w:line="290" w:lineRule="auto"/>
            <w:ind w:left="415" w:right="774" w:hanging="271"/>
            <w:jc w:val="both"/>
          </w:pPr>
        </w:pPrChange>
      </w:pPr>
      <w:del w:id="132" w:author="Author" w:date="2026-08-29T16:06:00Z" w16du:dateUtc="2026-08-29T10:36:00Z">
        <w:r>
          <w:rPr>
            <w:color w:val="8A857E"/>
            <w:sz w:val="21"/>
          </w:rPr>
          <w:delText>.</w:delText>
        </w:r>
        <w:r>
          <w:rPr>
            <w:color w:val="8A857E"/>
            <w:spacing w:val="67"/>
            <w:sz w:val="21"/>
          </w:rPr>
          <w:delText xml:space="preserve">  </w:delText>
        </w:r>
      </w:del>
      <w:r w:rsidRPr="00C62E4F">
        <w:rPr>
          <w:b/>
          <w:color w:val="3B3834"/>
          <w:sz w:val="21"/>
        </w:rPr>
        <w:t>Pioneered</w:t>
      </w:r>
      <w:r w:rsidRPr="00C62E4F">
        <w:rPr>
          <w:b/>
          <w:color w:val="3B3834"/>
          <w:spacing w:val="23"/>
          <w:sz w:val="21"/>
        </w:rPr>
        <w:t xml:space="preserve"> </w:t>
      </w:r>
      <w:r w:rsidRPr="00C62E4F">
        <w:rPr>
          <w:b/>
          <w:color w:val="3B3834"/>
          <w:sz w:val="21"/>
        </w:rPr>
        <w:t>an agentic</w:t>
      </w:r>
      <w:r w:rsidRPr="00C62E4F">
        <w:rPr>
          <w:b/>
          <w:color w:val="3B3834"/>
          <w:spacing w:val="19"/>
          <w:sz w:val="21"/>
        </w:rPr>
        <w:t xml:space="preserve"> </w:t>
      </w:r>
      <w:r w:rsidRPr="00C62E4F">
        <w:rPr>
          <w:b/>
          <w:color w:val="3B3834"/>
          <w:sz w:val="21"/>
        </w:rPr>
        <w:t>framework</w:t>
      </w:r>
      <w:r w:rsidRPr="00C62E4F">
        <w:rPr>
          <w:b/>
          <w:color w:val="3B3834"/>
          <w:spacing w:val="23"/>
          <w:sz w:val="21"/>
        </w:rPr>
        <w:t xml:space="preserve"> </w:t>
      </w:r>
      <w:r w:rsidRPr="00C62E4F">
        <w:rPr>
          <w:b/>
          <w:color w:val="3B3834"/>
          <w:sz w:val="21"/>
        </w:rPr>
        <w:t>migration</w:t>
      </w:r>
      <w:r w:rsidRPr="00C62E4F">
        <w:rPr>
          <w:b/>
          <w:color w:val="3B3834"/>
          <w:spacing w:val="28"/>
          <w:sz w:val="21"/>
        </w:rPr>
        <w:t xml:space="preserve"> </w:t>
      </w:r>
      <w:r w:rsidRPr="00C62E4F">
        <w:rPr>
          <w:color w:val="3B3834"/>
          <w:sz w:val="20"/>
        </w:rPr>
        <w:t>of</w:t>
      </w:r>
      <w:del w:id="133" w:author="Author" w:date="2026-08-29T16:06:00Z" w16du:dateUtc="2026-08-29T10:36:00Z">
        <w:r>
          <w:rPr>
            <w:color w:val="3B3834"/>
            <w:spacing w:val="27"/>
            <w:sz w:val="20"/>
          </w:rPr>
          <w:delText xml:space="preserve"> </w:delText>
        </w:r>
        <w:r>
          <w:rPr>
            <w:color w:val="3B3834"/>
            <w:sz w:val="20"/>
          </w:rPr>
          <w:delText>a</w:delText>
        </w:r>
      </w:del>
      <w:r w:rsidRPr="00C62E4F">
        <w:rPr>
          <w:color w:val="3B3834"/>
          <w:spacing w:val="20"/>
          <w:sz w:val="20"/>
        </w:rPr>
        <w:t xml:space="preserve"> </w:t>
      </w:r>
      <w:r w:rsidRPr="00C62E4F">
        <w:rPr>
          <w:color w:val="3B3834"/>
          <w:sz w:val="20"/>
        </w:rPr>
        <w:t>decade-old</w:t>
      </w:r>
      <w:r w:rsidRPr="00C62E4F">
        <w:rPr>
          <w:color w:val="3B3834"/>
          <w:spacing w:val="32"/>
          <w:sz w:val="20"/>
        </w:rPr>
        <w:t xml:space="preserve"> </w:t>
      </w:r>
      <w:r w:rsidRPr="00C62E4F">
        <w:rPr>
          <w:color w:val="3B3834"/>
          <w:sz w:val="20"/>
        </w:rPr>
        <w:t>Python</w:t>
      </w:r>
      <w:r w:rsidRPr="00C62E4F">
        <w:rPr>
          <w:color w:val="3B3834"/>
          <w:spacing w:val="14"/>
          <w:sz w:val="20"/>
        </w:rPr>
        <w:t xml:space="preserve"> </w:t>
      </w:r>
      <w:r w:rsidRPr="00C62E4F">
        <w:rPr>
          <w:color w:val="3B3834"/>
          <w:sz w:val="20"/>
        </w:rPr>
        <w:t>app</w:t>
      </w:r>
      <w:r w:rsidRPr="00C62E4F">
        <w:rPr>
          <w:color w:val="3B3834"/>
          <w:spacing w:val="16"/>
          <w:sz w:val="20"/>
        </w:rPr>
        <w:t xml:space="preserve"> </w:t>
      </w:r>
      <w:r w:rsidRPr="00C62E4F">
        <w:rPr>
          <w:color w:val="3B3834"/>
          <w:sz w:val="20"/>
        </w:rPr>
        <w:t>to</w:t>
      </w:r>
      <w:r w:rsidRPr="00C62E4F">
        <w:rPr>
          <w:color w:val="3B3834"/>
          <w:spacing w:val="22"/>
          <w:sz w:val="20"/>
        </w:rPr>
        <w:t xml:space="preserve"> </w:t>
      </w:r>
      <w:r w:rsidRPr="00C62E4F">
        <w:rPr>
          <w:color w:val="3B3834"/>
          <w:sz w:val="20"/>
        </w:rPr>
        <w:t>Next.js,</w:t>
      </w:r>
      <w:r w:rsidRPr="00C62E4F">
        <w:rPr>
          <w:color w:val="3B3834"/>
          <w:spacing w:val="25"/>
          <w:sz w:val="20"/>
        </w:rPr>
        <w:t xml:space="preserve"> </w:t>
      </w:r>
      <w:r w:rsidRPr="00C62E4F">
        <w:rPr>
          <w:color w:val="3B3834"/>
          <w:sz w:val="20"/>
        </w:rPr>
        <w:t>completed</w:t>
      </w:r>
      <w:r w:rsidRPr="00C62E4F">
        <w:rPr>
          <w:color w:val="3B3834"/>
          <w:spacing w:val="29"/>
          <w:sz w:val="20"/>
        </w:rPr>
        <w:t xml:space="preserve"> </w:t>
      </w:r>
      <w:r w:rsidRPr="00C62E4F">
        <w:rPr>
          <w:color w:val="3B3834"/>
          <w:sz w:val="20"/>
        </w:rPr>
        <w:t xml:space="preserve">in </w:t>
      </w:r>
      <w:r w:rsidRPr="00C62E4F">
        <w:rPr>
          <w:b/>
          <w:color w:val="3B3834"/>
          <w:sz w:val="21"/>
        </w:rPr>
        <w:t xml:space="preserve">8% of the estimated engineering time, </w:t>
      </w:r>
      <w:r w:rsidRPr="00C62E4F">
        <w:rPr>
          <w:color w:val="3B3834"/>
          <w:sz w:val="20"/>
        </w:rPr>
        <w:t xml:space="preserve">and packaged into a </w:t>
      </w:r>
      <w:r w:rsidRPr="00C62E4F">
        <w:rPr>
          <w:b/>
          <w:color w:val="3B3834"/>
          <w:sz w:val="21"/>
        </w:rPr>
        <w:t>reusable blueprint to</w:t>
      </w:r>
      <w:r w:rsidRPr="00C62E4F">
        <w:rPr>
          <w:b/>
          <w:color w:val="3B3834"/>
          <w:spacing w:val="-4"/>
          <w:sz w:val="21"/>
        </w:rPr>
        <w:t xml:space="preserve"> </w:t>
      </w:r>
      <w:r w:rsidRPr="00C62E4F">
        <w:rPr>
          <w:b/>
          <w:color w:val="3B3834"/>
          <w:sz w:val="21"/>
        </w:rPr>
        <w:t>apply across twelve similar systems.</w:t>
      </w:r>
    </w:p>
    <w:p w14:paraId="1990EC24" w14:textId="261BE0AA" w:rsidR="008813CB" w:rsidRPr="00C62E4F" w:rsidRDefault="00000000" w:rsidP="009615A8">
      <w:pPr>
        <w:pStyle w:val="ListParagraph"/>
        <w:numPr>
          <w:ilvl w:val="0"/>
          <w:numId w:val="4"/>
        </w:numPr>
        <w:spacing w:before="120" w:line="276" w:lineRule="auto"/>
        <w:ind w:right="27"/>
        <w:jc w:val="both"/>
        <w:rPr>
          <w:b/>
          <w:sz w:val="21"/>
        </w:rPr>
        <w:pPrChange w:id="134" w:author="Author" w:date="2026-08-29T16:06:00Z" w16du:dateUtc="2026-08-29T10:36:00Z">
          <w:pPr>
            <w:spacing w:before="56" w:line="300" w:lineRule="auto"/>
            <w:ind w:left="420" w:right="716" w:hanging="276"/>
            <w:jc w:val="both"/>
          </w:pPr>
        </w:pPrChange>
      </w:pPr>
      <w:del w:id="135" w:author="Author" w:date="2026-08-29T16:06:00Z" w16du:dateUtc="2026-08-29T10:36:00Z">
        <w:r>
          <w:rPr>
            <w:color w:val="8A857E"/>
            <w:w w:val="105"/>
            <w:sz w:val="21"/>
          </w:rPr>
          <w:delText>.</w:delText>
        </w:r>
        <w:r>
          <w:rPr>
            <w:color w:val="8A857E"/>
            <w:spacing w:val="62"/>
            <w:w w:val="105"/>
            <w:sz w:val="21"/>
          </w:rPr>
          <w:delText xml:space="preserve"> </w:delText>
        </w:r>
      </w:del>
      <w:r w:rsidRPr="00C62E4F">
        <w:rPr>
          <w:b/>
          <w:color w:val="3B3834"/>
          <w:w w:val="105"/>
          <w:sz w:val="21"/>
        </w:rPr>
        <w:t>Architected</w:t>
      </w:r>
      <w:r w:rsidRPr="00C62E4F">
        <w:rPr>
          <w:b/>
          <w:color w:val="3B3834"/>
          <w:spacing w:val="-10"/>
          <w:w w:val="105"/>
          <w:sz w:val="21"/>
        </w:rPr>
        <w:t xml:space="preserve"> </w:t>
      </w:r>
      <w:r w:rsidRPr="00C62E4F">
        <w:rPr>
          <w:b/>
          <w:color w:val="3B3834"/>
          <w:w w:val="105"/>
          <w:sz w:val="21"/>
        </w:rPr>
        <w:t>and</w:t>
      </w:r>
      <w:r w:rsidRPr="00C62E4F">
        <w:rPr>
          <w:b/>
          <w:color w:val="3B3834"/>
          <w:spacing w:val="-16"/>
          <w:w w:val="105"/>
          <w:sz w:val="21"/>
        </w:rPr>
        <w:t xml:space="preserve"> </w:t>
      </w:r>
      <w:r w:rsidRPr="00C62E4F">
        <w:rPr>
          <w:b/>
          <w:color w:val="3B3834"/>
          <w:w w:val="105"/>
          <w:sz w:val="21"/>
        </w:rPr>
        <w:t>shipped</w:t>
      </w:r>
      <w:r w:rsidRPr="00C62E4F">
        <w:rPr>
          <w:b/>
          <w:color w:val="3B3834"/>
          <w:spacing w:val="-15"/>
          <w:w w:val="105"/>
          <w:sz w:val="21"/>
        </w:rPr>
        <w:t xml:space="preserve"> </w:t>
      </w:r>
      <w:r w:rsidRPr="00C62E4F">
        <w:rPr>
          <w:b/>
          <w:color w:val="3B3834"/>
          <w:w w:val="105"/>
          <w:sz w:val="21"/>
        </w:rPr>
        <w:t>a</w:t>
      </w:r>
      <w:r w:rsidRPr="00C62E4F">
        <w:rPr>
          <w:b/>
          <w:color w:val="3B3834"/>
          <w:spacing w:val="-15"/>
          <w:w w:val="105"/>
          <w:sz w:val="21"/>
        </w:rPr>
        <w:t xml:space="preserve"> </w:t>
      </w:r>
      <w:r w:rsidRPr="00C62E4F">
        <w:rPr>
          <w:b/>
          <w:color w:val="3B3834"/>
          <w:w w:val="105"/>
          <w:sz w:val="21"/>
        </w:rPr>
        <w:t>dynamic</w:t>
      </w:r>
      <w:r w:rsidRPr="00C62E4F">
        <w:rPr>
          <w:b/>
          <w:color w:val="3B3834"/>
          <w:spacing w:val="-16"/>
          <w:w w:val="105"/>
          <w:sz w:val="21"/>
        </w:rPr>
        <w:t xml:space="preserve"> </w:t>
      </w:r>
      <w:r w:rsidRPr="00C62E4F">
        <w:rPr>
          <w:b/>
          <w:color w:val="3B3834"/>
          <w:w w:val="105"/>
          <w:sz w:val="21"/>
        </w:rPr>
        <w:t>image-template</w:t>
      </w:r>
      <w:r w:rsidRPr="00C62E4F">
        <w:rPr>
          <w:b/>
          <w:color w:val="3B3834"/>
          <w:spacing w:val="-15"/>
          <w:w w:val="105"/>
          <w:sz w:val="21"/>
        </w:rPr>
        <w:t xml:space="preserve"> </w:t>
      </w:r>
      <w:r w:rsidRPr="00C62E4F">
        <w:rPr>
          <w:b/>
          <w:color w:val="3B3834"/>
          <w:w w:val="105"/>
          <w:sz w:val="21"/>
        </w:rPr>
        <w:t>platform</w:t>
      </w:r>
      <w:r w:rsidRPr="00C62E4F">
        <w:rPr>
          <w:b/>
          <w:color w:val="3B3834"/>
          <w:spacing w:val="-15"/>
          <w:w w:val="105"/>
          <w:sz w:val="21"/>
        </w:rPr>
        <w:t xml:space="preserve"> </w:t>
      </w:r>
      <w:r w:rsidRPr="00C62E4F">
        <w:rPr>
          <w:color w:val="3B3834"/>
          <w:w w:val="105"/>
          <w:sz w:val="20"/>
        </w:rPr>
        <w:t>powering</w:t>
      </w:r>
      <w:r w:rsidRPr="00C62E4F">
        <w:rPr>
          <w:color w:val="3B3834"/>
          <w:spacing w:val="-12"/>
          <w:w w:val="105"/>
          <w:sz w:val="20"/>
        </w:rPr>
        <w:t xml:space="preserve"> </w:t>
      </w:r>
      <w:r w:rsidRPr="00C62E4F">
        <w:rPr>
          <w:color w:val="3B3834"/>
          <w:w w:val="105"/>
          <w:sz w:val="20"/>
        </w:rPr>
        <w:t>automated</w:t>
      </w:r>
      <w:r w:rsidRPr="00C62E4F">
        <w:rPr>
          <w:color w:val="3B3834"/>
          <w:spacing w:val="-6"/>
          <w:w w:val="105"/>
          <w:sz w:val="20"/>
        </w:rPr>
        <w:t xml:space="preserve"> </w:t>
      </w:r>
      <w:r w:rsidRPr="00C62E4F">
        <w:rPr>
          <w:color w:val="3B3834"/>
          <w:w w:val="105"/>
          <w:sz w:val="20"/>
        </w:rPr>
        <w:t>social</w:t>
      </w:r>
      <w:r w:rsidRPr="00C62E4F">
        <w:rPr>
          <w:color w:val="3B3834"/>
          <w:spacing w:val="-15"/>
          <w:w w:val="105"/>
          <w:sz w:val="20"/>
        </w:rPr>
        <w:t xml:space="preserve"> </w:t>
      </w:r>
      <w:r w:rsidRPr="00C62E4F">
        <w:rPr>
          <w:color w:val="3B3834"/>
          <w:w w:val="105"/>
          <w:sz w:val="20"/>
        </w:rPr>
        <w:t>posts</w:t>
      </w:r>
      <w:r w:rsidRPr="00C62E4F">
        <w:rPr>
          <w:color w:val="3B3834"/>
          <w:spacing w:val="-15"/>
          <w:w w:val="105"/>
          <w:sz w:val="20"/>
        </w:rPr>
        <w:t xml:space="preserve"> </w:t>
      </w:r>
      <w:r w:rsidRPr="00C62E4F">
        <w:rPr>
          <w:color w:val="3B3834"/>
          <w:w w:val="105"/>
          <w:sz w:val="20"/>
        </w:rPr>
        <w:t>and personalized</w:t>
      </w:r>
      <w:r w:rsidRPr="00C62E4F">
        <w:rPr>
          <w:color w:val="3B3834"/>
          <w:spacing w:val="-1"/>
          <w:w w:val="105"/>
          <w:sz w:val="20"/>
        </w:rPr>
        <w:t xml:space="preserve"> </w:t>
      </w:r>
      <w:r w:rsidRPr="00C62E4F">
        <w:rPr>
          <w:color w:val="3B3834"/>
          <w:w w:val="105"/>
          <w:sz w:val="20"/>
        </w:rPr>
        <w:t>share</w:t>
      </w:r>
      <w:r w:rsidRPr="00C62E4F">
        <w:rPr>
          <w:color w:val="3B3834"/>
          <w:spacing w:val="-7"/>
          <w:w w:val="105"/>
          <w:sz w:val="20"/>
        </w:rPr>
        <w:t xml:space="preserve"> </w:t>
      </w:r>
      <w:r w:rsidRPr="00C62E4F">
        <w:rPr>
          <w:color w:val="3B3834"/>
          <w:w w:val="105"/>
          <w:sz w:val="20"/>
        </w:rPr>
        <w:t>artifacts.</w:t>
      </w:r>
      <w:r w:rsidRPr="00C62E4F">
        <w:rPr>
          <w:color w:val="3B3834"/>
          <w:spacing w:val="-3"/>
          <w:w w:val="105"/>
          <w:sz w:val="20"/>
        </w:rPr>
        <w:t xml:space="preserve"> </w:t>
      </w:r>
      <w:r w:rsidRPr="00C62E4F">
        <w:rPr>
          <w:color w:val="3B3834"/>
          <w:w w:val="105"/>
          <w:sz w:val="20"/>
        </w:rPr>
        <w:t>The</w:t>
      </w:r>
      <w:r w:rsidRPr="00C62E4F">
        <w:rPr>
          <w:color w:val="3B3834"/>
          <w:spacing w:val="-9"/>
          <w:w w:val="105"/>
          <w:sz w:val="20"/>
        </w:rPr>
        <w:t xml:space="preserve"> </w:t>
      </w:r>
      <w:r w:rsidRPr="00C62E4F">
        <w:rPr>
          <w:color w:val="3B3834"/>
          <w:w w:val="105"/>
          <w:sz w:val="20"/>
        </w:rPr>
        <w:t>redesigned</w:t>
      </w:r>
      <w:r w:rsidRPr="00C62E4F">
        <w:rPr>
          <w:color w:val="3B3834"/>
          <w:spacing w:val="-1"/>
          <w:w w:val="105"/>
          <w:sz w:val="20"/>
        </w:rPr>
        <w:t xml:space="preserve"> </w:t>
      </w:r>
      <w:r w:rsidRPr="00C62E4F">
        <w:rPr>
          <w:color w:val="3B3834"/>
          <w:w w:val="105"/>
          <w:sz w:val="20"/>
        </w:rPr>
        <w:t>share</w:t>
      </w:r>
      <w:r w:rsidRPr="00C62E4F">
        <w:rPr>
          <w:color w:val="3B3834"/>
          <w:spacing w:val="-6"/>
          <w:w w:val="105"/>
          <w:sz w:val="20"/>
        </w:rPr>
        <w:t xml:space="preserve"> </w:t>
      </w:r>
      <w:r w:rsidRPr="00C62E4F">
        <w:rPr>
          <w:color w:val="3B3834"/>
          <w:w w:val="105"/>
          <w:sz w:val="20"/>
        </w:rPr>
        <w:t>experience</w:t>
      </w:r>
      <w:r w:rsidRPr="00C62E4F">
        <w:rPr>
          <w:color w:val="3B3834"/>
          <w:spacing w:val="1"/>
          <w:w w:val="105"/>
          <w:sz w:val="20"/>
        </w:rPr>
        <w:t xml:space="preserve"> </w:t>
      </w:r>
      <w:r w:rsidRPr="00C62E4F">
        <w:rPr>
          <w:color w:val="3B3834"/>
          <w:w w:val="105"/>
          <w:sz w:val="20"/>
        </w:rPr>
        <w:t>won</w:t>
      </w:r>
      <w:r w:rsidRPr="00C62E4F">
        <w:rPr>
          <w:color w:val="3B3834"/>
          <w:spacing w:val="-15"/>
          <w:w w:val="105"/>
          <w:sz w:val="20"/>
        </w:rPr>
        <w:t xml:space="preserve"> </w:t>
      </w:r>
      <w:r w:rsidRPr="00C62E4F">
        <w:rPr>
          <w:color w:val="3B3834"/>
          <w:w w:val="105"/>
          <w:sz w:val="20"/>
        </w:rPr>
        <w:t>its</w:t>
      </w:r>
      <w:r w:rsidRPr="00C62E4F">
        <w:rPr>
          <w:color w:val="3B3834"/>
          <w:spacing w:val="7"/>
          <w:w w:val="105"/>
          <w:sz w:val="20"/>
        </w:rPr>
        <w:t xml:space="preserve"> </w:t>
      </w:r>
      <w:r w:rsidRPr="00C62E4F">
        <w:rPr>
          <w:color w:val="3B3834"/>
          <w:w w:val="105"/>
          <w:sz w:val="20"/>
        </w:rPr>
        <w:t>A/B</w:t>
      </w:r>
      <w:r w:rsidRPr="00C62E4F">
        <w:rPr>
          <w:color w:val="3B3834"/>
          <w:spacing w:val="-14"/>
          <w:w w:val="105"/>
          <w:sz w:val="20"/>
        </w:rPr>
        <w:t xml:space="preserve"> </w:t>
      </w:r>
      <w:r w:rsidRPr="00C62E4F">
        <w:rPr>
          <w:color w:val="3B3834"/>
          <w:w w:val="105"/>
          <w:sz w:val="20"/>
        </w:rPr>
        <w:t>test</w:t>
      </w:r>
      <w:r w:rsidRPr="00C62E4F">
        <w:rPr>
          <w:color w:val="3B3834"/>
          <w:spacing w:val="-2"/>
          <w:w w:val="105"/>
          <w:sz w:val="20"/>
        </w:rPr>
        <w:t xml:space="preserve"> </w:t>
      </w:r>
      <w:r w:rsidRPr="00C62E4F">
        <w:rPr>
          <w:color w:val="3B3834"/>
          <w:w w:val="105"/>
          <w:sz w:val="20"/>
        </w:rPr>
        <w:t>at</w:t>
      </w:r>
      <w:r w:rsidRPr="00C62E4F">
        <w:rPr>
          <w:color w:val="3B3834"/>
          <w:spacing w:val="-10"/>
          <w:w w:val="105"/>
          <w:sz w:val="20"/>
        </w:rPr>
        <w:t xml:space="preserve"> </w:t>
      </w:r>
      <w:r w:rsidRPr="00C62E4F">
        <w:rPr>
          <w:b/>
          <w:color w:val="3B3834"/>
          <w:w w:val="105"/>
          <w:sz w:val="21"/>
        </w:rPr>
        <w:t>+176%</w:t>
      </w:r>
      <w:r w:rsidRPr="00C62E4F">
        <w:rPr>
          <w:b/>
          <w:color w:val="3B3834"/>
          <w:spacing w:val="-11"/>
          <w:w w:val="105"/>
          <w:sz w:val="21"/>
        </w:rPr>
        <w:t xml:space="preserve"> </w:t>
      </w:r>
      <w:r w:rsidRPr="00C62E4F">
        <w:rPr>
          <w:b/>
          <w:color w:val="3B3834"/>
          <w:w w:val="105"/>
          <w:sz w:val="21"/>
        </w:rPr>
        <w:t>desktop</w:t>
      </w:r>
      <w:r w:rsidRPr="00C62E4F">
        <w:rPr>
          <w:b/>
          <w:color w:val="3B3834"/>
          <w:spacing w:val="-13"/>
          <w:w w:val="105"/>
          <w:sz w:val="21"/>
        </w:rPr>
        <w:t xml:space="preserve"> </w:t>
      </w:r>
      <w:r w:rsidRPr="00C62E4F">
        <w:rPr>
          <w:b/>
          <w:color w:val="3B3834"/>
          <w:spacing w:val="-5"/>
          <w:w w:val="105"/>
          <w:sz w:val="21"/>
        </w:rPr>
        <w:t>and</w:t>
      </w:r>
    </w:p>
    <w:p w14:paraId="67BFE449" w14:textId="77777777" w:rsidR="008813CB" w:rsidRPr="00C62E4F" w:rsidRDefault="00000000" w:rsidP="009615A8">
      <w:pPr>
        <w:pStyle w:val="ListParagraph"/>
        <w:numPr>
          <w:ilvl w:val="0"/>
          <w:numId w:val="4"/>
        </w:numPr>
        <w:spacing w:before="120" w:line="276" w:lineRule="auto"/>
        <w:ind w:right="27"/>
        <w:jc w:val="both"/>
        <w:rPr>
          <w:sz w:val="20"/>
        </w:rPr>
        <w:pPrChange w:id="136" w:author="Author" w:date="2026-08-29T16:06:00Z" w16du:dateUtc="2026-08-29T10:36:00Z">
          <w:pPr>
            <w:spacing w:line="224" w:lineRule="exact"/>
            <w:ind w:left="420"/>
            <w:jc w:val="both"/>
          </w:pPr>
        </w:pPrChange>
      </w:pPr>
      <w:r w:rsidRPr="00C62E4F">
        <w:rPr>
          <w:b/>
          <w:color w:val="3B3834"/>
          <w:sz w:val="21"/>
        </w:rPr>
        <w:t>+82%</w:t>
      </w:r>
      <w:r w:rsidRPr="00C62E4F">
        <w:rPr>
          <w:b/>
          <w:color w:val="3B3834"/>
          <w:spacing w:val="2"/>
          <w:sz w:val="21"/>
        </w:rPr>
        <w:t xml:space="preserve"> </w:t>
      </w:r>
      <w:r w:rsidRPr="00C62E4F">
        <w:rPr>
          <w:b/>
          <w:color w:val="3B3834"/>
          <w:sz w:val="21"/>
        </w:rPr>
        <w:t>mobile</w:t>
      </w:r>
      <w:r w:rsidRPr="00C62E4F">
        <w:rPr>
          <w:b/>
          <w:color w:val="3B3834"/>
          <w:spacing w:val="12"/>
          <w:sz w:val="21"/>
        </w:rPr>
        <w:t xml:space="preserve"> </w:t>
      </w:r>
      <w:r w:rsidRPr="00C62E4F">
        <w:rPr>
          <w:b/>
          <w:color w:val="3B3834"/>
          <w:sz w:val="21"/>
        </w:rPr>
        <w:t>share</w:t>
      </w:r>
      <w:r w:rsidRPr="00C62E4F">
        <w:rPr>
          <w:b/>
          <w:color w:val="3B3834"/>
          <w:spacing w:val="6"/>
          <w:sz w:val="21"/>
        </w:rPr>
        <w:t xml:space="preserve"> </w:t>
      </w:r>
      <w:r w:rsidRPr="00C62E4F">
        <w:rPr>
          <w:b/>
          <w:color w:val="3B3834"/>
          <w:sz w:val="21"/>
        </w:rPr>
        <w:t>engagement.</w:t>
      </w:r>
      <w:r w:rsidRPr="00C62E4F">
        <w:rPr>
          <w:b/>
          <w:color w:val="3B3834"/>
          <w:spacing w:val="25"/>
          <w:sz w:val="21"/>
        </w:rPr>
        <w:t xml:space="preserve"> </w:t>
      </w:r>
      <w:r w:rsidRPr="00C62E4F">
        <w:rPr>
          <w:color w:val="3B3834"/>
          <w:sz w:val="20"/>
        </w:rPr>
        <w:t>I</w:t>
      </w:r>
      <w:r w:rsidRPr="00C62E4F">
        <w:rPr>
          <w:color w:val="3B3834"/>
          <w:spacing w:val="1"/>
          <w:sz w:val="20"/>
        </w:rPr>
        <w:t xml:space="preserve"> </w:t>
      </w:r>
      <w:r w:rsidRPr="00C62E4F">
        <w:rPr>
          <w:color w:val="3B3834"/>
          <w:sz w:val="20"/>
        </w:rPr>
        <w:t>then</w:t>
      </w:r>
      <w:r w:rsidRPr="00C62E4F">
        <w:rPr>
          <w:color w:val="3B3834"/>
          <w:spacing w:val="9"/>
          <w:sz w:val="20"/>
        </w:rPr>
        <w:t xml:space="preserve"> </w:t>
      </w:r>
      <w:r w:rsidRPr="00C62E4F">
        <w:rPr>
          <w:color w:val="3B3834"/>
          <w:sz w:val="20"/>
        </w:rPr>
        <w:t>made</w:t>
      </w:r>
      <w:r w:rsidRPr="00C62E4F">
        <w:rPr>
          <w:color w:val="3B3834"/>
          <w:spacing w:val="10"/>
          <w:sz w:val="20"/>
        </w:rPr>
        <w:t xml:space="preserve"> </w:t>
      </w:r>
      <w:r w:rsidRPr="00C62E4F">
        <w:rPr>
          <w:color w:val="3B3834"/>
          <w:sz w:val="20"/>
        </w:rPr>
        <w:t>it</w:t>
      </w:r>
      <w:r w:rsidRPr="00C62E4F">
        <w:rPr>
          <w:color w:val="3B3834"/>
          <w:spacing w:val="29"/>
          <w:sz w:val="20"/>
        </w:rPr>
        <w:t xml:space="preserve"> </w:t>
      </w:r>
      <w:r w:rsidRPr="00C62E4F">
        <w:rPr>
          <w:color w:val="3B3834"/>
          <w:sz w:val="20"/>
        </w:rPr>
        <w:t>a</w:t>
      </w:r>
      <w:r w:rsidRPr="00C62E4F">
        <w:rPr>
          <w:color w:val="3B3834"/>
          <w:spacing w:val="14"/>
          <w:sz w:val="20"/>
        </w:rPr>
        <w:t xml:space="preserve"> </w:t>
      </w:r>
      <w:r w:rsidRPr="00C62E4F">
        <w:rPr>
          <w:b/>
          <w:color w:val="3B3834"/>
          <w:sz w:val="21"/>
        </w:rPr>
        <w:t>turnkey,</w:t>
      </w:r>
      <w:r w:rsidRPr="00C62E4F">
        <w:rPr>
          <w:b/>
          <w:color w:val="3B3834"/>
          <w:spacing w:val="26"/>
          <w:sz w:val="21"/>
        </w:rPr>
        <w:t xml:space="preserve"> </w:t>
      </w:r>
      <w:r w:rsidRPr="00C62E4F">
        <w:rPr>
          <w:b/>
          <w:color w:val="3B3834"/>
          <w:sz w:val="21"/>
        </w:rPr>
        <w:t>self-service</w:t>
      </w:r>
      <w:r w:rsidRPr="00C62E4F">
        <w:rPr>
          <w:b/>
          <w:color w:val="3B3834"/>
          <w:spacing w:val="12"/>
          <w:sz w:val="21"/>
        </w:rPr>
        <w:t xml:space="preserve"> </w:t>
      </w:r>
      <w:r w:rsidRPr="00C62E4F">
        <w:rPr>
          <w:b/>
          <w:color w:val="3B3834"/>
          <w:sz w:val="21"/>
        </w:rPr>
        <w:t>path</w:t>
      </w:r>
      <w:r w:rsidRPr="00C62E4F">
        <w:rPr>
          <w:b/>
          <w:color w:val="3B3834"/>
          <w:spacing w:val="7"/>
          <w:sz w:val="21"/>
        </w:rPr>
        <w:t xml:space="preserve"> </w:t>
      </w:r>
      <w:r w:rsidRPr="00C62E4F">
        <w:rPr>
          <w:color w:val="3B3834"/>
          <w:sz w:val="20"/>
        </w:rPr>
        <w:t>any</w:t>
      </w:r>
      <w:r w:rsidRPr="00C62E4F">
        <w:rPr>
          <w:color w:val="3B3834"/>
          <w:spacing w:val="12"/>
          <w:sz w:val="20"/>
        </w:rPr>
        <w:t xml:space="preserve"> </w:t>
      </w:r>
      <w:r w:rsidRPr="00C62E4F">
        <w:rPr>
          <w:color w:val="3B3834"/>
          <w:sz w:val="20"/>
        </w:rPr>
        <w:t>team</w:t>
      </w:r>
      <w:r w:rsidRPr="00C62E4F">
        <w:rPr>
          <w:color w:val="3B3834"/>
          <w:spacing w:val="11"/>
          <w:sz w:val="20"/>
        </w:rPr>
        <w:t xml:space="preserve"> </w:t>
      </w:r>
      <w:r w:rsidRPr="00C62E4F">
        <w:rPr>
          <w:color w:val="3B3834"/>
          <w:sz w:val="20"/>
        </w:rPr>
        <w:t>could</w:t>
      </w:r>
      <w:r w:rsidRPr="00C62E4F">
        <w:rPr>
          <w:color w:val="3B3834"/>
          <w:spacing w:val="5"/>
          <w:sz w:val="20"/>
        </w:rPr>
        <w:t xml:space="preserve"> </w:t>
      </w:r>
      <w:r w:rsidRPr="00C62E4F">
        <w:rPr>
          <w:color w:val="3B3834"/>
          <w:spacing w:val="-2"/>
          <w:sz w:val="20"/>
        </w:rPr>
        <w:t>adopt.</w:t>
      </w:r>
    </w:p>
    <w:p w14:paraId="47A5C219" w14:textId="3CE1C30E" w:rsidR="008813CB" w:rsidRPr="00C62E4F" w:rsidRDefault="00000000" w:rsidP="009615A8">
      <w:pPr>
        <w:pStyle w:val="ListParagraph"/>
        <w:numPr>
          <w:ilvl w:val="0"/>
          <w:numId w:val="4"/>
        </w:numPr>
        <w:tabs>
          <w:tab w:val="left" w:pos="418"/>
        </w:tabs>
        <w:spacing w:before="120" w:line="276" w:lineRule="auto"/>
        <w:ind w:right="27"/>
        <w:jc w:val="both"/>
        <w:rPr>
          <w:sz w:val="20"/>
        </w:rPr>
        <w:pPrChange w:id="137" w:author="Author" w:date="2026-08-29T16:06:00Z" w16du:dateUtc="2026-08-29T10:36:00Z">
          <w:pPr>
            <w:tabs>
              <w:tab w:val="left" w:pos="418"/>
            </w:tabs>
            <w:spacing w:before="119" w:line="302" w:lineRule="auto"/>
            <w:ind w:left="416" w:right="501" w:hanging="271"/>
          </w:pPr>
        </w:pPrChange>
      </w:pPr>
      <w:del w:id="138" w:author="Author" w:date="2026-08-29T16:06:00Z" w16du:dateUtc="2026-08-29T10:36:00Z">
        <w:r>
          <w:rPr>
            <w:color w:val="8A857E"/>
            <w:spacing w:val="-10"/>
            <w:sz w:val="21"/>
          </w:rPr>
          <w:delText>.</w:delText>
        </w:r>
        <w:r>
          <w:rPr>
            <w:color w:val="8A857E"/>
            <w:sz w:val="21"/>
          </w:rPr>
          <w:tab/>
        </w:r>
        <w:r>
          <w:rPr>
            <w:color w:val="8A857E"/>
            <w:sz w:val="21"/>
          </w:rPr>
          <w:tab/>
        </w:r>
      </w:del>
      <w:r w:rsidRPr="00C62E4F">
        <w:rPr>
          <w:b/>
          <w:color w:val="3B3834"/>
          <w:sz w:val="21"/>
        </w:rPr>
        <w:t>Built the</w:t>
      </w:r>
      <w:r w:rsidRPr="00C62E4F">
        <w:rPr>
          <w:b/>
          <w:color w:val="3B3834"/>
          <w:spacing w:val="-3"/>
          <w:sz w:val="21"/>
        </w:rPr>
        <w:t xml:space="preserve"> </w:t>
      </w:r>
      <w:r w:rsidRPr="00C62E4F">
        <w:rPr>
          <w:b/>
          <w:color w:val="3B3834"/>
          <w:sz w:val="21"/>
        </w:rPr>
        <w:t>Callout admin platform in</w:t>
      </w:r>
      <w:r w:rsidRPr="00C62E4F">
        <w:rPr>
          <w:b/>
          <w:color w:val="3B3834"/>
          <w:spacing w:val="-9"/>
          <w:sz w:val="21"/>
        </w:rPr>
        <w:t xml:space="preserve"> </w:t>
      </w:r>
      <w:r w:rsidRPr="00C62E4F">
        <w:rPr>
          <w:b/>
          <w:color w:val="3B3834"/>
          <w:sz w:val="21"/>
        </w:rPr>
        <w:t>Next.js from scratch as</w:t>
      </w:r>
      <w:r w:rsidRPr="00C62E4F">
        <w:rPr>
          <w:b/>
          <w:color w:val="3B3834"/>
          <w:spacing w:val="-7"/>
          <w:sz w:val="21"/>
        </w:rPr>
        <w:t xml:space="preserve"> </w:t>
      </w:r>
      <w:r w:rsidRPr="00C62E4F">
        <w:rPr>
          <w:b/>
          <w:color w:val="3B3834"/>
          <w:sz w:val="21"/>
        </w:rPr>
        <w:t xml:space="preserve">lead author. </w:t>
      </w:r>
      <w:r w:rsidRPr="00C62E4F">
        <w:rPr>
          <w:color w:val="3B3834"/>
          <w:sz w:val="20"/>
        </w:rPr>
        <w:t xml:space="preserve">The application is an operator </w:t>
      </w:r>
      <w:r w:rsidRPr="00C62E4F">
        <w:rPr>
          <w:color w:val="3B3834"/>
          <w:w w:val="105"/>
          <w:sz w:val="20"/>
        </w:rPr>
        <w:t>tool for on-site promotions with live preview (in-admin and on-site), undo/redo, autosave, themes, media uploads, and audience &amp; device targeting.</w:t>
      </w:r>
    </w:p>
    <w:p w14:paraId="3D142368" w14:textId="1328A58A" w:rsidR="008813CB" w:rsidRDefault="00000000" w:rsidP="00221FE2">
      <w:pPr>
        <w:pStyle w:val="BodyText"/>
        <w:tabs>
          <w:tab w:val="left" w:pos="6505"/>
        </w:tabs>
        <w:spacing w:before="212" w:line="276" w:lineRule="auto"/>
        <w:ind w:right="27"/>
        <w:jc w:val="both"/>
        <w:pPrChange w:id="139" w:author="Author" w:date="2026-08-29T16:06:00Z" w16du:dateUtc="2026-08-29T10:36:00Z">
          <w:pPr>
            <w:pStyle w:val="BodyText"/>
            <w:tabs>
              <w:tab w:val="left" w:pos="6505"/>
            </w:tabs>
            <w:spacing w:before="212" w:line="350" w:lineRule="auto"/>
            <w:ind w:left="146" w:right="132"/>
          </w:pPr>
        </w:pPrChange>
      </w:pPr>
      <w:commentRangeStart w:id="140"/>
      <w:r>
        <w:rPr>
          <w:b/>
          <w:color w:val="231F1F"/>
          <w:w w:val="105"/>
          <w:sz w:val="21"/>
        </w:rPr>
        <w:t>Senior Software Engineer</w:t>
      </w:r>
      <w:commentRangeEnd w:id="140"/>
      <w:r w:rsidR="005A3916">
        <w:rPr>
          <w:rStyle w:val="CommentReference"/>
          <w:b/>
          <w:color w:val="231F1F"/>
          <w:sz w:val="21"/>
          <w:szCs w:val="20"/>
        </w:rPr>
        <w:commentReference w:id="140"/>
      </w:r>
      <w:r>
        <w:rPr>
          <w:b/>
          <w:color w:val="231F1F"/>
          <w:sz w:val="21"/>
        </w:rPr>
        <w:tab/>
      </w:r>
      <w:r>
        <w:rPr>
          <w:color w:val="6B6662"/>
          <w:w w:val="105"/>
        </w:rPr>
        <w:t>Mar</w:t>
      </w:r>
      <w:r>
        <w:rPr>
          <w:color w:val="6B6662"/>
          <w:spacing w:val="40"/>
          <w:w w:val="105"/>
        </w:rPr>
        <w:t xml:space="preserve"> </w:t>
      </w:r>
      <w:r>
        <w:rPr>
          <w:color w:val="6B6662"/>
          <w:w w:val="105"/>
        </w:rPr>
        <w:t>2015</w:t>
      </w:r>
      <w:r>
        <w:rPr>
          <w:color w:val="6B6662"/>
          <w:spacing w:val="40"/>
          <w:w w:val="105"/>
        </w:rPr>
        <w:t xml:space="preserve"> </w:t>
      </w:r>
      <w:r>
        <w:rPr>
          <w:color w:val="6B6662"/>
          <w:w w:val="105"/>
        </w:rPr>
        <w:t>-</w:t>
      </w:r>
      <w:r>
        <w:rPr>
          <w:color w:val="6B6662"/>
          <w:spacing w:val="66"/>
          <w:w w:val="105"/>
        </w:rPr>
        <w:t xml:space="preserve"> </w:t>
      </w:r>
      <w:r>
        <w:rPr>
          <w:color w:val="6B6662"/>
          <w:w w:val="105"/>
        </w:rPr>
        <w:t>Dec</w:t>
      </w:r>
      <w:r>
        <w:rPr>
          <w:color w:val="6B6662"/>
          <w:spacing w:val="40"/>
          <w:w w:val="105"/>
        </w:rPr>
        <w:t xml:space="preserve"> </w:t>
      </w:r>
      <w:r>
        <w:rPr>
          <w:color w:val="6B6662"/>
          <w:w w:val="105"/>
        </w:rPr>
        <w:t>2023</w:t>
      </w:r>
      <w:r>
        <w:rPr>
          <w:color w:val="6B6662"/>
          <w:spacing w:val="68"/>
          <w:w w:val="105"/>
        </w:rPr>
        <w:t xml:space="preserve"> </w:t>
      </w:r>
      <w:r>
        <w:rPr>
          <w:color w:val="6B6662"/>
        </w:rPr>
        <w:t>•</w:t>
      </w:r>
      <w:r>
        <w:rPr>
          <w:color w:val="6B6662"/>
          <w:spacing w:val="40"/>
          <w:w w:val="105"/>
        </w:rPr>
        <w:t xml:space="preserve"> </w:t>
      </w:r>
      <w:r>
        <w:rPr>
          <w:color w:val="6B6662"/>
          <w:w w:val="105"/>
        </w:rPr>
        <w:t>Minneapolis,</w:t>
      </w:r>
      <w:r>
        <w:rPr>
          <w:color w:val="6B6662"/>
          <w:spacing w:val="66"/>
          <w:w w:val="105"/>
        </w:rPr>
        <w:t xml:space="preserve"> </w:t>
      </w:r>
      <w:r>
        <w:rPr>
          <w:color w:val="6B6662"/>
        </w:rPr>
        <w:t>MN</w:t>
      </w:r>
      <w:ins w:id="141" w:author="Author" w:date="2026-08-29T16:06:00Z" w16du:dateUtc="2026-08-29T10:36:00Z">
        <w:r w:rsidR="00FE4EDA">
          <w:rPr>
            <w:color w:val="6B6662"/>
          </w:rPr>
          <w:t>.</w:t>
        </w:r>
      </w:ins>
      <w:r>
        <w:rPr>
          <w:color w:val="6B6662"/>
        </w:rPr>
        <w:t xml:space="preserve"> </w:t>
      </w:r>
      <w:r>
        <w:rPr>
          <w:color w:val="3B3834"/>
          <w:w w:val="105"/>
        </w:rPr>
        <w:t>Owned</w:t>
      </w:r>
      <w:r>
        <w:rPr>
          <w:color w:val="3B3834"/>
          <w:spacing w:val="33"/>
          <w:w w:val="105"/>
        </w:rPr>
        <w:t xml:space="preserve"> </w:t>
      </w:r>
      <w:r>
        <w:rPr>
          <w:color w:val="3B3834"/>
          <w:w w:val="105"/>
        </w:rPr>
        <w:t>the</w:t>
      </w:r>
      <w:r>
        <w:rPr>
          <w:color w:val="3B3834"/>
          <w:spacing w:val="40"/>
          <w:w w:val="105"/>
        </w:rPr>
        <w:t xml:space="preserve"> </w:t>
      </w:r>
      <w:r>
        <w:rPr>
          <w:color w:val="3B3834"/>
          <w:w w:val="105"/>
        </w:rPr>
        <w:t>frontend</w:t>
      </w:r>
      <w:r>
        <w:rPr>
          <w:color w:val="3B3834"/>
          <w:spacing w:val="33"/>
          <w:w w:val="105"/>
        </w:rPr>
        <w:t xml:space="preserve"> </w:t>
      </w:r>
      <w:r>
        <w:rPr>
          <w:color w:val="3B3834"/>
          <w:w w:val="105"/>
        </w:rPr>
        <w:t>of</w:t>
      </w:r>
      <w:r>
        <w:rPr>
          <w:color w:val="3B3834"/>
          <w:spacing w:val="40"/>
          <w:w w:val="105"/>
        </w:rPr>
        <w:t xml:space="preserve"> </w:t>
      </w:r>
      <w:r>
        <w:rPr>
          <w:color w:val="3B3834"/>
          <w:w w:val="105"/>
        </w:rPr>
        <w:t>the</w:t>
      </w:r>
      <w:r>
        <w:rPr>
          <w:color w:val="3B3834"/>
          <w:spacing w:val="39"/>
          <w:w w:val="105"/>
        </w:rPr>
        <w:t xml:space="preserve"> </w:t>
      </w:r>
      <w:r>
        <w:rPr>
          <w:color w:val="3B3834"/>
          <w:w w:val="105"/>
        </w:rPr>
        <w:t>social</w:t>
      </w:r>
      <w:r>
        <w:rPr>
          <w:color w:val="3B3834"/>
          <w:spacing w:val="29"/>
          <w:w w:val="105"/>
        </w:rPr>
        <w:t xml:space="preserve"> </w:t>
      </w:r>
      <w:r>
        <w:rPr>
          <w:color w:val="3B3834"/>
          <w:w w:val="105"/>
        </w:rPr>
        <w:t>team's</w:t>
      </w:r>
      <w:r>
        <w:rPr>
          <w:color w:val="3B3834"/>
          <w:spacing w:val="25"/>
          <w:w w:val="105"/>
        </w:rPr>
        <w:t xml:space="preserve"> </w:t>
      </w:r>
      <w:r>
        <w:rPr>
          <w:color w:val="3B3834"/>
          <w:w w:val="105"/>
        </w:rPr>
        <w:t>publishing</w:t>
      </w:r>
      <w:r>
        <w:rPr>
          <w:color w:val="3B3834"/>
          <w:spacing w:val="40"/>
          <w:w w:val="105"/>
        </w:rPr>
        <w:t xml:space="preserve"> </w:t>
      </w:r>
      <w:r>
        <w:rPr>
          <w:color w:val="3B3834"/>
          <w:w w:val="105"/>
        </w:rPr>
        <w:t>platform</w:t>
      </w:r>
      <w:r>
        <w:rPr>
          <w:color w:val="3B3834"/>
          <w:spacing w:val="33"/>
          <w:w w:val="105"/>
        </w:rPr>
        <w:t xml:space="preserve"> </w:t>
      </w:r>
      <w:r>
        <w:rPr>
          <w:color w:val="3B3834"/>
          <w:w w:val="105"/>
        </w:rPr>
        <w:t>for</w:t>
      </w:r>
      <w:r>
        <w:rPr>
          <w:color w:val="3B3834"/>
          <w:spacing w:val="29"/>
          <w:w w:val="105"/>
        </w:rPr>
        <w:t xml:space="preserve"> </w:t>
      </w:r>
      <w:r>
        <w:rPr>
          <w:color w:val="3B3834"/>
          <w:w w:val="105"/>
        </w:rPr>
        <w:t>8+</w:t>
      </w:r>
      <w:r>
        <w:rPr>
          <w:color w:val="3B3834"/>
          <w:spacing w:val="33"/>
          <w:w w:val="105"/>
        </w:rPr>
        <w:t xml:space="preserve"> </w:t>
      </w:r>
      <w:r>
        <w:rPr>
          <w:color w:val="3B3834"/>
          <w:w w:val="105"/>
        </w:rPr>
        <w:t>years</w:t>
      </w:r>
      <w:r>
        <w:rPr>
          <w:color w:val="3B3834"/>
          <w:spacing w:val="31"/>
          <w:w w:val="105"/>
        </w:rPr>
        <w:t xml:space="preserve"> </w:t>
      </w:r>
      <w:r>
        <w:rPr>
          <w:color w:val="3B3834"/>
          <w:w w:val="105"/>
        </w:rPr>
        <w:t>as</w:t>
      </w:r>
      <w:r>
        <w:rPr>
          <w:color w:val="3B3834"/>
          <w:spacing w:val="21"/>
          <w:w w:val="105"/>
        </w:rPr>
        <w:t xml:space="preserve"> </w:t>
      </w:r>
      <w:r>
        <w:rPr>
          <w:color w:val="3B3834"/>
          <w:w w:val="105"/>
        </w:rPr>
        <w:t>its</w:t>
      </w:r>
      <w:r>
        <w:rPr>
          <w:color w:val="3B3834"/>
          <w:spacing w:val="40"/>
          <w:w w:val="105"/>
        </w:rPr>
        <w:t xml:space="preserve"> </w:t>
      </w:r>
      <w:r>
        <w:rPr>
          <w:color w:val="3B3834"/>
          <w:w w:val="105"/>
        </w:rPr>
        <w:t>domain</w:t>
      </w:r>
      <w:r>
        <w:rPr>
          <w:color w:val="3B3834"/>
          <w:spacing w:val="29"/>
          <w:w w:val="105"/>
        </w:rPr>
        <w:t xml:space="preserve"> </w:t>
      </w:r>
      <w:r>
        <w:rPr>
          <w:color w:val="3B3834"/>
          <w:w w:val="105"/>
        </w:rPr>
        <w:t>expert</w:t>
      </w:r>
      <w:r>
        <w:rPr>
          <w:color w:val="3B3834"/>
          <w:spacing w:val="40"/>
          <w:w w:val="105"/>
        </w:rPr>
        <w:t xml:space="preserve"> </w:t>
      </w:r>
      <w:r>
        <w:rPr>
          <w:color w:val="3B3834"/>
          <w:w w:val="105"/>
        </w:rPr>
        <w:t>(100+ connected</w:t>
      </w:r>
      <w:r>
        <w:rPr>
          <w:color w:val="3B3834"/>
          <w:spacing w:val="40"/>
          <w:w w:val="105"/>
        </w:rPr>
        <w:t xml:space="preserve"> </w:t>
      </w:r>
      <w:r>
        <w:rPr>
          <w:color w:val="3B3834"/>
          <w:w w:val="105"/>
        </w:rPr>
        <w:t>channels,</w:t>
      </w:r>
      <w:r>
        <w:rPr>
          <w:color w:val="3B3834"/>
          <w:spacing w:val="40"/>
          <w:w w:val="105"/>
        </w:rPr>
        <w:t xml:space="preserve"> </w:t>
      </w:r>
      <w:r>
        <w:rPr>
          <w:color w:val="3B3834"/>
          <w:w w:val="105"/>
        </w:rPr>
        <w:t>40+</w:t>
      </w:r>
      <w:r>
        <w:rPr>
          <w:color w:val="3B3834"/>
          <w:spacing w:val="40"/>
          <w:w w:val="105"/>
        </w:rPr>
        <w:t xml:space="preserve"> </w:t>
      </w:r>
      <w:r>
        <w:rPr>
          <w:color w:val="3B3834"/>
          <w:w w:val="105"/>
        </w:rPr>
        <w:t>users,</w:t>
      </w:r>
      <w:r>
        <w:rPr>
          <w:color w:val="3B3834"/>
          <w:spacing w:val="40"/>
          <w:w w:val="105"/>
        </w:rPr>
        <w:t xml:space="preserve"> </w:t>
      </w:r>
      <w:r>
        <w:rPr>
          <w:color w:val="3B3834"/>
          <w:w w:val="105"/>
        </w:rPr>
        <w:t>hundreds</w:t>
      </w:r>
      <w:r>
        <w:rPr>
          <w:color w:val="3B3834"/>
          <w:spacing w:val="40"/>
          <w:w w:val="105"/>
        </w:rPr>
        <w:t xml:space="preserve"> </w:t>
      </w:r>
      <w:r>
        <w:rPr>
          <w:color w:val="3B3834"/>
          <w:w w:val="105"/>
        </w:rPr>
        <w:t>of</w:t>
      </w:r>
      <w:r>
        <w:rPr>
          <w:color w:val="3B3834"/>
          <w:spacing w:val="40"/>
          <w:w w:val="105"/>
        </w:rPr>
        <w:t xml:space="preserve"> </w:t>
      </w:r>
      <w:r>
        <w:rPr>
          <w:color w:val="3B3834"/>
          <w:w w:val="105"/>
        </w:rPr>
        <w:t>posts</w:t>
      </w:r>
      <w:r>
        <w:rPr>
          <w:color w:val="3B3834"/>
          <w:spacing w:val="40"/>
          <w:w w:val="105"/>
        </w:rPr>
        <w:t xml:space="preserve"> </w:t>
      </w:r>
      <w:r>
        <w:rPr>
          <w:color w:val="3B3834"/>
          <w:w w:val="105"/>
        </w:rPr>
        <w:t>daily</w:t>
      </w:r>
      <w:r>
        <w:rPr>
          <w:color w:val="3B3834"/>
          <w:spacing w:val="37"/>
          <w:w w:val="105"/>
        </w:rPr>
        <w:t xml:space="preserve"> </w:t>
      </w:r>
      <w:r>
        <w:rPr>
          <w:color w:val="3B3834"/>
          <w:w w:val="105"/>
        </w:rPr>
        <w:t>across</w:t>
      </w:r>
      <w:r>
        <w:rPr>
          <w:color w:val="3B3834"/>
          <w:spacing w:val="40"/>
          <w:w w:val="105"/>
        </w:rPr>
        <w:t xml:space="preserve"> </w:t>
      </w:r>
      <w:r>
        <w:rPr>
          <w:color w:val="3B3834"/>
          <w:w w:val="105"/>
        </w:rPr>
        <w:t>six</w:t>
      </w:r>
      <w:r>
        <w:rPr>
          <w:color w:val="3B3834"/>
          <w:spacing w:val="38"/>
          <w:w w:val="105"/>
        </w:rPr>
        <w:t xml:space="preserve"> </w:t>
      </w:r>
      <w:r>
        <w:rPr>
          <w:color w:val="3B3834"/>
          <w:w w:val="105"/>
        </w:rPr>
        <w:t>platforms):</w:t>
      </w:r>
    </w:p>
    <w:p w14:paraId="489F1CF4" w14:textId="7DAE7F1A" w:rsidR="008813CB" w:rsidRPr="00C62E4F" w:rsidRDefault="00000000" w:rsidP="00F0427F">
      <w:pPr>
        <w:pStyle w:val="ListParagraph"/>
        <w:numPr>
          <w:ilvl w:val="0"/>
          <w:numId w:val="5"/>
        </w:numPr>
        <w:tabs>
          <w:tab w:val="left" w:pos="417"/>
          <w:tab w:val="left" w:pos="422"/>
        </w:tabs>
        <w:spacing w:before="120" w:line="276" w:lineRule="auto"/>
        <w:ind w:right="27"/>
        <w:jc w:val="both"/>
        <w:rPr>
          <w:sz w:val="20"/>
        </w:rPr>
        <w:pPrChange w:id="142" w:author="Author" w:date="2026-08-29T16:06:00Z" w16du:dateUtc="2026-08-29T10:36:00Z">
          <w:pPr>
            <w:pStyle w:val="ListParagraph"/>
            <w:numPr>
              <w:numId w:val="11"/>
            </w:numPr>
            <w:tabs>
              <w:tab w:val="left" w:pos="417"/>
              <w:tab w:val="left" w:pos="422"/>
            </w:tabs>
            <w:spacing w:line="316" w:lineRule="auto"/>
            <w:ind w:left="422" w:right="497" w:hanging="269"/>
          </w:pPr>
        </w:pPrChange>
      </w:pPr>
      <w:commentRangeStart w:id="143"/>
      <w:r w:rsidRPr="00C62E4F">
        <w:rPr>
          <w:color w:val="3B3834"/>
          <w:w w:val="105"/>
          <w:sz w:val="20"/>
        </w:rPr>
        <w:t>Built</w:t>
      </w:r>
      <w:commentRangeEnd w:id="143"/>
      <w:r w:rsidR="005A3916" w:rsidRPr="00C62E4F">
        <w:rPr>
          <w:rStyle w:val="CommentReference"/>
          <w:color w:val="3B3834"/>
          <w:spacing w:val="-4"/>
          <w:w w:val="105"/>
          <w:sz w:val="20"/>
          <w:szCs w:val="22"/>
          <w:rPrChange w:id="144" w:author="Author" w:date="2026-08-29T16:06:00Z" w16du:dateUtc="2026-08-29T10:36:00Z">
            <w:rPr>
              <w:rStyle w:val="CommentReference"/>
              <w:color w:val="3B3834"/>
              <w:w w:val="105"/>
              <w:sz w:val="20"/>
              <w:szCs w:val="22"/>
            </w:rPr>
          </w:rPrChange>
        </w:rPr>
        <w:commentReference w:id="143"/>
      </w:r>
      <w:r w:rsidRPr="00C62E4F">
        <w:rPr>
          <w:color w:val="3B3834"/>
          <w:spacing w:val="-4"/>
          <w:w w:val="105"/>
          <w:sz w:val="20"/>
          <w:rPrChange w:id="146" w:author="Author" w:date="2026-08-29T16:06:00Z" w16du:dateUtc="2026-08-29T10:36:00Z">
            <w:rPr>
              <w:color w:val="3B3834"/>
              <w:w w:val="105"/>
              <w:sz w:val="20"/>
            </w:rPr>
          </w:rPrChange>
        </w:rPr>
        <w:t xml:space="preserve"> </w:t>
      </w:r>
      <w:del w:id="147" w:author="Author" w:date="2026-08-29T16:06:00Z" w16du:dateUtc="2026-08-29T10:36:00Z">
        <w:r>
          <w:rPr>
            <w:color w:val="3B3834"/>
            <w:w w:val="105"/>
            <w:sz w:val="20"/>
          </w:rPr>
          <w:delText>the</w:delText>
        </w:r>
        <w:r>
          <w:rPr>
            <w:color w:val="3B3834"/>
            <w:spacing w:val="-4"/>
            <w:w w:val="105"/>
            <w:sz w:val="20"/>
          </w:rPr>
          <w:delText xml:space="preserve"> </w:delText>
        </w:r>
      </w:del>
      <w:r w:rsidRPr="00C62E4F">
        <w:rPr>
          <w:color w:val="3B3834"/>
          <w:w w:val="105"/>
          <w:sz w:val="20"/>
        </w:rPr>
        <w:t xml:space="preserve">React application </w:t>
      </w:r>
      <w:del w:id="148" w:author="Author" w:date="2026-08-29T16:06:00Z" w16du:dateUtc="2026-08-29T10:36:00Z">
        <w:r>
          <w:rPr>
            <w:color w:val="3B3834"/>
            <w:w w:val="105"/>
            <w:sz w:val="20"/>
          </w:rPr>
          <w:delText>which</w:delText>
        </w:r>
      </w:del>
      <w:ins w:id="149" w:author="Author" w:date="2026-08-29T16:06:00Z" w16du:dateUtc="2026-08-29T10:36:00Z">
        <w:r w:rsidR="00F0427F">
          <w:rPr>
            <w:color w:val="3B3834"/>
            <w:w w:val="105"/>
            <w:sz w:val="20"/>
          </w:rPr>
          <w:t>that</w:t>
        </w:r>
      </w:ins>
      <w:r w:rsidRPr="00C62E4F">
        <w:rPr>
          <w:color w:val="3B3834"/>
          <w:spacing w:val="-2"/>
          <w:w w:val="105"/>
          <w:sz w:val="20"/>
        </w:rPr>
        <w:t xml:space="preserve"> </w:t>
      </w:r>
      <w:r w:rsidRPr="00C62E4F">
        <w:rPr>
          <w:color w:val="3B3834"/>
          <w:w w:val="105"/>
          <w:sz w:val="20"/>
        </w:rPr>
        <w:t>included</w:t>
      </w:r>
      <w:del w:id="150" w:author="Author" w:date="2026-08-29T16:06:00Z" w16du:dateUtc="2026-08-29T10:36:00Z">
        <w:r>
          <w:rPr>
            <w:color w:val="3B3834"/>
            <w:w w:val="105"/>
            <w:sz w:val="20"/>
          </w:rPr>
          <w:delText xml:space="preserve"> a</w:delText>
        </w:r>
      </w:del>
      <w:r w:rsidRPr="00C62E4F">
        <w:rPr>
          <w:color w:val="3B3834"/>
          <w:w w:val="105"/>
          <w:sz w:val="20"/>
        </w:rPr>
        <w:t xml:space="preserve"> guided composer, mixed-media carousel composer, and self-service account-management tools.</w:t>
      </w:r>
    </w:p>
    <w:p w14:paraId="1B26A41F" w14:textId="35C95184" w:rsidR="008813CB" w:rsidRPr="00C62E4F" w:rsidRDefault="00000000" w:rsidP="009615A8">
      <w:pPr>
        <w:pStyle w:val="ListParagraph"/>
        <w:numPr>
          <w:ilvl w:val="0"/>
          <w:numId w:val="5"/>
        </w:numPr>
        <w:tabs>
          <w:tab w:val="left" w:pos="416"/>
          <w:tab w:val="left" w:pos="418"/>
        </w:tabs>
        <w:spacing w:before="120" w:line="276" w:lineRule="auto"/>
        <w:ind w:right="27"/>
        <w:jc w:val="both"/>
        <w:rPr>
          <w:sz w:val="20"/>
        </w:rPr>
        <w:pPrChange w:id="151" w:author="Author" w:date="2026-08-29T16:06:00Z" w16du:dateUtc="2026-08-29T10:36:00Z">
          <w:pPr>
            <w:pStyle w:val="ListParagraph"/>
            <w:numPr>
              <w:numId w:val="11"/>
            </w:numPr>
            <w:tabs>
              <w:tab w:val="left" w:pos="416"/>
              <w:tab w:val="left" w:pos="418"/>
            </w:tabs>
            <w:spacing w:before="42" w:line="295" w:lineRule="auto"/>
            <w:ind w:right="358"/>
          </w:pPr>
        </w:pPrChange>
      </w:pPr>
      <w:r w:rsidRPr="00C62E4F">
        <w:rPr>
          <w:color w:val="3B3834"/>
          <w:w w:val="105"/>
          <w:sz w:val="20"/>
        </w:rPr>
        <w:t>Set patterns beyond the</w:t>
      </w:r>
      <w:r w:rsidRPr="00C62E4F">
        <w:rPr>
          <w:color w:val="3B3834"/>
          <w:spacing w:val="-2"/>
          <w:w w:val="105"/>
          <w:sz w:val="20"/>
        </w:rPr>
        <w:t xml:space="preserve"> </w:t>
      </w:r>
      <w:r w:rsidRPr="00C62E4F">
        <w:rPr>
          <w:color w:val="3B3834"/>
          <w:w w:val="105"/>
          <w:sz w:val="20"/>
        </w:rPr>
        <w:t>product: a publishing SDK and</w:t>
      </w:r>
      <w:r w:rsidRPr="00C62E4F">
        <w:rPr>
          <w:color w:val="3B3834"/>
          <w:spacing w:val="-3"/>
          <w:w w:val="105"/>
          <w:sz w:val="20"/>
        </w:rPr>
        <w:t xml:space="preserve"> </w:t>
      </w:r>
      <w:r w:rsidRPr="00C62E4F">
        <w:rPr>
          <w:color w:val="3B3834"/>
          <w:w w:val="105"/>
          <w:sz w:val="20"/>
        </w:rPr>
        <w:t>Chrome extension, and</w:t>
      </w:r>
      <w:r w:rsidRPr="00C62E4F">
        <w:rPr>
          <w:color w:val="3B3834"/>
          <w:spacing w:val="-2"/>
          <w:w w:val="105"/>
          <w:sz w:val="20"/>
        </w:rPr>
        <w:t xml:space="preserve"> </w:t>
      </w:r>
      <w:r w:rsidRPr="00C62E4F">
        <w:rPr>
          <w:color w:val="3B3834"/>
          <w:w w:val="105"/>
          <w:sz w:val="20"/>
        </w:rPr>
        <w:t>the</w:t>
      </w:r>
      <w:r w:rsidRPr="00C62E4F">
        <w:rPr>
          <w:color w:val="3B3834"/>
          <w:spacing w:val="-1"/>
          <w:w w:val="105"/>
          <w:sz w:val="20"/>
        </w:rPr>
        <w:t xml:space="preserve"> </w:t>
      </w:r>
      <w:r w:rsidRPr="00C62E4F">
        <w:rPr>
          <w:color w:val="3B3834"/>
          <w:w w:val="105"/>
          <w:sz w:val="20"/>
        </w:rPr>
        <w:t xml:space="preserve">cross-brand rollout of </w:t>
      </w:r>
      <w:del w:id="152" w:author="Author" w:date="2026-08-29T16:06:00Z" w16du:dateUtc="2026-08-29T10:36:00Z">
        <w:r>
          <w:rPr>
            <w:color w:val="3B3834"/>
            <w:w w:val="105"/>
            <w:sz w:val="20"/>
          </w:rPr>
          <w:delText xml:space="preserve">a </w:delText>
        </w:r>
      </w:del>
      <w:r w:rsidRPr="00C62E4F">
        <w:rPr>
          <w:color w:val="3B3834"/>
          <w:w w:val="105"/>
          <w:sz w:val="20"/>
        </w:rPr>
        <w:t>custom-built link-in-bio service.</w:t>
      </w:r>
    </w:p>
    <w:p w14:paraId="3472E6D2" w14:textId="319B77A0" w:rsidR="008813CB" w:rsidRPr="00C62E4F" w:rsidRDefault="00000000" w:rsidP="009615A8">
      <w:pPr>
        <w:pStyle w:val="ListParagraph"/>
        <w:numPr>
          <w:ilvl w:val="0"/>
          <w:numId w:val="5"/>
        </w:numPr>
        <w:tabs>
          <w:tab w:val="left" w:pos="415"/>
        </w:tabs>
        <w:spacing w:before="120" w:line="276" w:lineRule="auto"/>
        <w:ind w:right="27"/>
        <w:jc w:val="both"/>
        <w:rPr>
          <w:sz w:val="20"/>
        </w:rPr>
        <w:pPrChange w:id="153" w:author="Author" w:date="2026-08-29T16:06:00Z" w16du:dateUtc="2026-08-29T10:36:00Z">
          <w:pPr>
            <w:pStyle w:val="ListParagraph"/>
            <w:numPr>
              <w:numId w:val="11"/>
            </w:numPr>
            <w:tabs>
              <w:tab w:val="left" w:pos="415"/>
            </w:tabs>
            <w:spacing w:before="78"/>
            <w:ind w:left="415" w:hanging="262"/>
          </w:pPr>
        </w:pPrChange>
      </w:pPr>
      <w:r w:rsidRPr="00C62E4F">
        <w:rPr>
          <w:color w:val="3B3834"/>
          <w:w w:val="105"/>
          <w:sz w:val="20"/>
        </w:rPr>
        <w:t>Helped</w:t>
      </w:r>
      <w:r w:rsidRPr="00C62E4F">
        <w:rPr>
          <w:color w:val="3B3834"/>
          <w:spacing w:val="-3"/>
          <w:w w:val="105"/>
          <w:sz w:val="20"/>
        </w:rPr>
        <w:t xml:space="preserve"> </w:t>
      </w:r>
      <w:r w:rsidRPr="00C62E4F">
        <w:rPr>
          <w:color w:val="3B3834"/>
          <w:w w:val="105"/>
          <w:sz w:val="20"/>
        </w:rPr>
        <w:t>integrate</w:t>
      </w:r>
      <w:r w:rsidRPr="00C62E4F">
        <w:rPr>
          <w:color w:val="3B3834"/>
          <w:spacing w:val="7"/>
          <w:w w:val="105"/>
          <w:sz w:val="20"/>
        </w:rPr>
        <w:t xml:space="preserve"> </w:t>
      </w:r>
      <w:r w:rsidRPr="00C62E4F">
        <w:rPr>
          <w:color w:val="3B3834"/>
          <w:w w:val="105"/>
          <w:sz w:val="20"/>
        </w:rPr>
        <w:t>ML-based</w:t>
      </w:r>
      <w:r w:rsidRPr="00C62E4F">
        <w:rPr>
          <w:color w:val="3B3834"/>
          <w:spacing w:val="10"/>
          <w:w w:val="105"/>
          <w:sz w:val="20"/>
        </w:rPr>
        <w:t xml:space="preserve"> </w:t>
      </w:r>
      <w:r w:rsidRPr="00C62E4F">
        <w:rPr>
          <w:color w:val="3B3834"/>
          <w:w w:val="105"/>
          <w:sz w:val="20"/>
        </w:rPr>
        <w:t>content</w:t>
      </w:r>
      <w:r w:rsidRPr="00C62E4F">
        <w:rPr>
          <w:color w:val="3B3834"/>
          <w:spacing w:val="11"/>
          <w:w w:val="105"/>
          <w:sz w:val="20"/>
        </w:rPr>
        <w:t xml:space="preserve"> </w:t>
      </w:r>
      <w:r w:rsidRPr="00C62E4F">
        <w:rPr>
          <w:color w:val="3B3834"/>
          <w:w w:val="105"/>
          <w:sz w:val="20"/>
        </w:rPr>
        <w:t>recommendations</w:t>
      </w:r>
      <w:r w:rsidRPr="00C62E4F">
        <w:rPr>
          <w:color w:val="3B3834"/>
          <w:spacing w:val="-8"/>
          <w:w w:val="105"/>
          <w:sz w:val="20"/>
        </w:rPr>
        <w:t xml:space="preserve"> </w:t>
      </w:r>
      <w:r w:rsidRPr="00C62E4F">
        <w:rPr>
          <w:color w:val="3B3834"/>
          <w:w w:val="105"/>
          <w:sz w:val="20"/>
        </w:rPr>
        <w:t>in</w:t>
      </w:r>
      <w:r w:rsidRPr="00C62E4F">
        <w:rPr>
          <w:color w:val="3B3834"/>
          <w:spacing w:val="1"/>
          <w:w w:val="105"/>
          <w:sz w:val="20"/>
        </w:rPr>
        <w:t xml:space="preserve"> </w:t>
      </w:r>
      <w:r w:rsidRPr="00C62E4F">
        <w:rPr>
          <w:color w:val="3B3834"/>
          <w:w w:val="105"/>
          <w:sz w:val="20"/>
        </w:rPr>
        <w:t>2018,</w:t>
      </w:r>
      <w:r w:rsidRPr="00C62E4F">
        <w:rPr>
          <w:color w:val="3B3834"/>
          <w:spacing w:val="9"/>
          <w:w w:val="105"/>
          <w:sz w:val="20"/>
        </w:rPr>
        <w:t xml:space="preserve"> </w:t>
      </w:r>
      <w:r w:rsidRPr="00C62E4F">
        <w:rPr>
          <w:color w:val="3B3834"/>
          <w:w w:val="105"/>
          <w:sz w:val="20"/>
        </w:rPr>
        <w:t>years</w:t>
      </w:r>
      <w:r w:rsidRPr="00C62E4F">
        <w:rPr>
          <w:color w:val="3B3834"/>
          <w:spacing w:val="2"/>
          <w:w w:val="105"/>
          <w:sz w:val="20"/>
        </w:rPr>
        <w:t xml:space="preserve"> </w:t>
      </w:r>
      <w:r w:rsidRPr="00C62E4F">
        <w:rPr>
          <w:color w:val="3B3834"/>
          <w:w w:val="105"/>
          <w:sz w:val="20"/>
        </w:rPr>
        <w:t>before</w:t>
      </w:r>
      <w:r w:rsidRPr="00C62E4F">
        <w:rPr>
          <w:color w:val="3B3834"/>
          <w:spacing w:val="1"/>
          <w:w w:val="105"/>
          <w:sz w:val="20"/>
        </w:rPr>
        <w:t xml:space="preserve"> </w:t>
      </w:r>
      <w:r w:rsidRPr="00C62E4F">
        <w:rPr>
          <w:color w:val="3B3834"/>
          <w:w w:val="105"/>
          <w:sz w:val="20"/>
        </w:rPr>
        <w:t>the</w:t>
      </w:r>
      <w:r w:rsidRPr="00C62E4F">
        <w:rPr>
          <w:color w:val="3B3834"/>
          <w:spacing w:val="-6"/>
          <w:w w:val="105"/>
          <w:sz w:val="20"/>
        </w:rPr>
        <w:t xml:space="preserve"> </w:t>
      </w:r>
      <w:r w:rsidRPr="00C62E4F">
        <w:rPr>
          <w:color w:val="3B3834"/>
          <w:w w:val="105"/>
          <w:sz w:val="20"/>
        </w:rPr>
        <w:t>current</w:t>
      </w:r>
      <w:r w:rsidRPr="00C62E4F">
        <w:rPr>
          <w:color w:val="3B3834"/>
          <w:spacing w:val="17"/>
          <w:w w:val="105"/>
          <w:sz w:val="20"/>
        </w:rPr>
        <w:t xml:space="preserve"> </w:t>
      </w:r>
      <w:del w:id="154" w:author="Author" w:date="2026-08-29T16:06:00Z" w16du:dateUtc="2026-08-29T10:36:00Z">
        <w:r>
          <w:rPr>
            <w:color w:val="3B3834"/>
            <w:w w:val="105"/>
            <w:sz w:val="20"/>
          </w:rPr>
          <w:delText>Al</w:delText>
        </w:r>
      </w:del>
      <w:ins w:id="155" w:author="Author" w:date="2026-08-29T16:06:00Z" w16du:dateUtc="2026-08-29T10:36:00Z">
        <w:r w:rsidR="00221FE2">
          <w:rPr>
            <w:color w:val="3B3834"/>
            <w:w w:val="105"/>
            <w:sz w:val="20"/>
          </w:rPr>
          <w:t>AI</w:t>
        </w:r>
      </w:ins>
      <w:r w:rsidRPr="00C62E4F">
        <w:rPr>
          <w:color w:val="3B3834"/>
          <w:w w:val="105"/>
          <w:sz w:val="20"/>
        </w:rPr>
        <w:t xml:space="preserve"> </w:t>
      </w:r>
      <w:r w:rsidRPr="00C62E4F">
        <w:rPr>
          <w:color w:val="3B3834"/>
          <w:spacing w:val="-2"/>
          <w:w w:val="105"/>
          <w:sz w:val="20"/>
        </w:rPr>
        <w:t>wave.</w:t>
      </w:r>
    </w:p>
    <w:p w14:paraId="45A1FFBE" w14:textId="77777777" w:rsidR="00221FE2" w:rsidRPr="00221FE2" w:rsidRDefault="00000000" w:rsidP="009615A8">
      <w:pPr>
        <w:pStyle w:val="ListParagraph"/>
        <w:numPr>
          <w:ilvl w:val="0"/>
          <w:numId w:val="5"/>
        </w:numPr>
        <w:tabs>
          <w:tab w:val="left" w:pos="417"/>
          <w:tab w:val="left" w:pos="420"/>
        </w:tabs>
        <w:spacing w:before="120" w:line="276" w:lineRule="auto"/>
        <w:ind w:right="27"/>
        <w:jc w:val="both"/>
        <w:rPr>
          <w:sz w:val="20"/>
        </w:rPr>
        <w:pPrChange w:id="156" w:author="Author" w:date="2026-08-29T16:06:00Z" w16du:dateUtc="2026-08-29T10:36:00Z">
          <w:pPr>
            <w:pStyle w:val="ListParagraph"/>
            <w:numPr>
              <w:numId w:val="11"/>
            </w:numPr>
            <w:tabs>
              <w:tab w:val="left" w:pos="417"/>
              <w:tab w:val="left" w:pos="420"/>
            </w:tabs>
            <w:spacing w:before="121" w:line="312" w:lineRule="auto"/>
            <w:ind w:left="420" w:right="710" w:hanging="267"/>
          </w:pPr>
        </w:pPrChange>
      </w:pPr>
      <w:r w:rsidRPr="00C62E4F">
        <w:rPr>
          <w:color w:val="3B3834"/>
          <w:w w:val="105"/>
          <w:sz w:val="20"/>
        </w:rPr>
        <w:t>Mentored and</w:t>
      </w:r>
      <w:r w:rsidRPr="00C62E4F">
        <w:rPr>
          <w:color w:val="3B3834"/>
          <w:spacing w:val="-8"/>
          <w:w w:val="105"/>
          <w:sz w:val="20"/>
        </w:rPr>
        <w:t xml:space="preserve"> </w:t>
      </w:r>
      <w:r w:rsidRPr="00C62E4F">
        <w:rPr>
          <w:color w:val="3B3834"/>
          <w:w w:val="105"/>
          <w:sz w:val="20"/>
        </w:rPr>
        <w:t>onboarded engineers, frequently took on</w:t>
      </w:r>
      <w:r w:rsidRPr="00C62E4F">
        <w:rPr>
          <w:color w:val="3B3834"/>
          <w:spacing w:val="-6"/>
          <w:w w:val="105"/>
          <w:sz w:val="20"/>
        </w:rPr>
        <w:t xml:space="preserve"> </w:t>
      </w:r>
      <w:r w:rsidRPr="00C62E4F">
        <w:rPr>
          <w:color w:val="3B3834"/>
          <w:w w:val="105"/>
          <w:sz w:val="20"/>
        </w:rPr>
        <w:t>design/UX ownership, and wrote</w:t>
      </w:r>
      <w:r w:rsidRPr="00C62E4F">
        <w:rPr>
          <w:color w:val="3B3834"/>
          <w:spacing w:val="-5"/>
          <w:w w:val="105"/>
          <w:sz w:val="20"/>
        </w:rPr>
        <w:t xml:space="preserve"> </w:t>
      </w:r>
      <w:r w:rsidRPr="00C62E4F">
        <w:rPr>
          <w:color w:val="3B3834"/>
          <w:w w:val="105"/>
          <w:sz w:val="20"/>
        </w:rPr>
        <w:t>test plans and managed the QA process for delivery.</w:t>
      </w:r>
    </w:p>
    <w:p w14:paraId="5534697C" w14:textId="77777777" w:rsidR="00CB6FBA" w:rsidRDefault="00CB6FBA">
      <w:pPr>
        <w:pStyle w:val="ListParagraph"/>
        <w:spacing w:line="312" w:lineRule="auto"/>
        <w:rPr>
          <w:del w:id="157" w:author="Author" w:date="2026-08-29T16:06:00Z" w16du:dateUtc="2026-08-29T10:36:00Z"/>
          <w:sz w:val="20"/>
        </w:rPr>
        <w:sectPr w:rsidR="00CB6FBA">
          <w:type w:val="continuous"/>
          <w:pgSz w:w="12240" w:h="15840"/>
          <w:pgMar w:top="800" w:right="720" w:bottom="280" w:left="720" w:header="720" w:footer="720" w:gutter="0"/>
          <w:cols w:space="720"/>
        </w:sectPr>
      </w:pPr>
    </w:p>
    <w:p w14:paraId="026640C8" w14:textId="7173EF8A" w:rsidR="00221FE2" w:rsidRPr="00221FE2" w:rsidRDefault="00221FE2" w:rsidP="009615A8">
      <w:pPr>
        <w:pStyle w:val="ListParagraph"/>
        <w:numPr>
          <w:ilvl w:val="0"/>
          <w:numId w:val="5"/>
        </w:numPr>
        <w:tabs>
          <w:tab w:val="left" w:pos="417"/>
          <w:tab w:val="left" w:pos="420"/>
        </w:tabs>
        <w:spacing w:before="120" w:line="276" w:lineRule="auto"/>
        <w:ind w:right="27"/>
        <w:jc w:val="both"/>
        <w:rPr>
          <w:sz w:val="20"/>
          <w:rPrChange w:id="158" w:author="Author" w:date="2026-08-29T16:06:00Z" w16du:dateUtc="2026-08-29T10:36:00Z">
            <w:rPr>
              <w:color w:val="87827C"/>
              <w:sz w:val="7"/>
            </w:rPr>
          </w:rPrChange>
        </w:rPr>
        <w:pPrChange w:id="159" w:author="Author" w:date="2026-08-29T16:06:00Z" w16du:dateUtc="2026-08-29T10:36:00Z">
          <w:pPr>
            <w:pStyle w:val="ListParagraph"/>
            <w:numPr>
              <w:numId w:val="10"/>
            </w:numPr>
            <w:tabs>
              <w:tab w:val="left" w:pos="416"/>
              <w:tab w:val="left" w:pos="420"/>
            </w:tabs>
            <w:spacing w:before="65" w:line="295" w:lineRule="auto"/>
            <w:ind w:left="420" w:right="748" w:hanging="266"/>
          </w:pPr>
        </w:pPrChange>
      </w:pPr>
      <w:r w:rsidRPr="00221FE2">
        <w:rPr>
          <w:color w:val="3B3834"/>
          <w:w w:val="105"/>
          <w:sz w:val="20"/>
        </w:rPr>
        <w:t>Recognized in</w:t>
      </w:r>
      <w:r w:rsidRPr="00221FE2">
        <w:rPr>
          <w:color w:val="3B3834"/>
          <w:spacing w:val="-3"/>
          <w:w w:val="105"/>
          <w:sz w:val="20"/>
        </w:rPr>
        <w:t xml:space="preserve"> </w:t>
      </w:r>
      <w:r w:rsidRPr="00221FE2">
        <w:rPr>
          <w:color w:val="3B3834"/>
          <w:w w:val="105"/>
          <w:sz w:val="20"/>
        </w:rPr>
        <w:t xml:space="preserve">peer reviews for unmatched visibility into the </w:t>
      </w:r>
      <w:del w:id="160" w:author="Author" w:date="2026-08-29T16:06:00Z" w16du:dateUtc="2026-08-29T10:36:00Z">
        <w:r w:rsidR="00000000">
          <w:rPr>
            <w:color w:val="3B3834"/>
            <w:w w:val="105"/>
            <w:sz w:val="20"/>
          </w:rPr>
          <w:delText>erg's</w:delText>
        </w:r>
      </w:del>
      <w:ins w:id="161" w:author="Author" w:date="2026-08-29T16:06:00Z" w16du:dateUtc="2026-08-29T10:36:00Z">
        <w:r>
          <w:rPr>
            <w:color w:val="3B3834"/>
            <w:w w:val="105"/>
            <w:sz w:val="20"/>
          </w:rPr>
          <w:t>org's</w:t>
        </w:r>
      </w:ins>
      <w:r w:rsidRPr="00221FE2">
        <w:rPr>
          <w:color w:val="3B3834"/>
          <w:w w:val="105"/>
          <w:sz w:val="20"/>
        </w:rPr>
        <w:t xml:space="preserve"> internal tooling; received five internal kudos awards spanning delivery, incident response, and user support.</w:t>
      </w:r>
    </w:p>
    <w:p w14:paraId="27CFF546" w14:textId="77777777" w:rsidR="00221FE2" w:rsidRDefault="00221FE2" w:rsidP="00221FE2">
      <w:pPr>
        <w:spacing w:before="198" w:line="276" w:lineRule="auto"/>
        <w:ind w:left="146" w:right="27"/>
        <w:rPr>
          <w:i/>
          <w:sz w:val="20"/>
        </w:rPr>
        <w:pPrChange w:id="162" w:author="Author" w:date="2026-08-29T16:06:00Z" w16du:dateUtc="2026-08-29T10:36:00Z">
          <w:pPr>
            <w:spacing w:before="198"/>
            <w:ind w:left="146"/>
          </w:pPr>
        </w:pPrChange>
      </w:pPr>
      <w:r>
        <w:rPr>
          <w:i/>
          <w:color w:val="6B6762"/>
          <w:w w:val="105"/>
          <w:sz w:val="20"/>
        </w:rPr>
        <w:t>Performance</w:t>
      </w:r>
      <w:r>
        <w:rPr>
          <w:i/>
          <w:color w:val="6B6762"/>
          <w:spacing w:val="6"/>
          <w:w w:val="105"/>
          <w:sz w:val="20"/>
        </w:rPr>
        <w:t xml:space="preserve"> </w:t>
      </w:r>
      <w:r>
        <w:rPr>
          <w:i/>
          <w:color w:val="6B6762"/>
          <w:w w:val="105"/>
          <w:sz w:val="20"/>
        </w:rPr>
        <w:t>ratings</w:t>
      </w:r>
      <w:r>
        <w:rPr>
          <w:i/>
          <w:color w:val="6B6762"/>
          <w:spacing w:val="-2"/>
          <w:w w:val="105"/>
          <w:sz w:val="20"/>
        </w:rPr>
        <w:t xml:space="preserve"> </w:t>
      </w:r>
      <w:r>
        <w:rPr>
          <w:color w:val="6B6762"/>
          <w:w w:val="105"/>
          <w:sz w:val="20"/>
        </w:rPr>
        <w:t>across</w:t>
      </w:r>
      <w:r>
        <w:rPr>
          <w:color w:val="6B6762"/>
          <w:spacing w:val="-8"/>
          <w:w w:val="105"/>
          <w:sz w:val="20"/>
        </w:rPr>
        <w:t xml:space="preserve"> </w:t>
      </w:r>
      <w:r>
        <w:rPr>
          <w:i/>
          <w:color w:val="6B6762"/>
          <w:w w:val="105"/>
          <w:sz w:val="20"/>
        </w:rPr>
        <w:t>BuzzFeed</w:t>
      </w:r>
      <w:r>
        <w:rPr>
          <w:i/>
          <w:color w:val="87827C"/>
          <w:w w:val="105"/>
          <w:sz w:val="20"/>
        </w:rPr>
        <w:t>:</w:t>
      </w:r>
      <w:r>
        <w:rPr>
          <w:i/>
          <w:color w:val="87827C"/>
          <w:spacing w:val="-13"/>
          <w:w w:val="105"/>
          <w:sz w:val="20"/>
        </w:rPr>
        <w:t xml:space="preserve"> </w:t>
      </w:r>
      <w:r>
        <w:rPr>
          <w:i/>
          <w:color w:val="6B6762"/>
          <w:w w:val="105"/>
          <w:sz w:val="20"/>
        </w:rPr>
        <w:t>Exceeds</w:t>
      </w:r>
      <w:r>
        <w:rPr>
          <w:i/>
          <w:color w:val="6B6762"/>
          <w:spacing w:val="2"/>
          <w:w w:val="105"/>
          <w:sz w:val="20"/>
        </w:rPr>
        <w:t xml:space="preserve"> </w:t>
      </w:r>
      <w:r>
        <w:rPr>
          <w:i/>
          <w:color w:val="6B6762"/>
          <w:w w:val="105"/>
          <w:sz w:val="20"/>
        </w:rPr>
        <w:t>on</w:t>
      </w:r>
      <w:r>
        <w:rPr>
          <w:i/>
          <w:color w:val="6B6762"/>
          <w:spacing w:val="-10"/>
          <w:w w:val="105"/>
          <w:sz w:val="20"/>
        </w:rPr>
        <w:t xml:space="preserve"> </w:t>
      </w:r>
      <w:r>
        <w:rPr>
          <w:i/>
          <w:color w:val="6B6762"/>
          <w:w w:val="105"/>
          <w:sz w:val="20"/>
        </w:rPr>
        <w:t>Innovation</w:t>
      </w:r>
      <w:r>
        <w:rPr>
          <w:i/>
          <w:color w:val="6B6762"/>
          <w:spacing w:val="-1"/>
          <w:w w:val="105"/>
          <w:sz w:val="20"/>
        </w:rPr>
        <w:t xml:space="preserve"> </w:t>
      </w:r>
      <w:r>
        <w:rPr>
          <w:i/>
          <w:color w:val="6B6762"/>
          <w:w w:val="105"/>
          <w:sz w:val="20"/>
        </w:rPr>
        <w:t>and</w:t>
      </w:r>
      <w:r>
        <w:rPr>
          <w:i/>
          <w:color w:val="6B6762"/>
          <w:spacing w:val="-7"/>
          <w:w w:val="105"/>
          <w:sz w:val="20"/>
        </w:rPr>
        <w:t xml:space="preserve"> </w:t>
      </w:r>
      <w:r>
        <w:rPr>
          <w:i/>
          <w:color w:val="6B6762"/>
          <w:w w:val="105"/>
          <w:sz w:val="20"/>
        </w:rPr>
        <w:t>Quality</w:t>
      </w:r>
      <w:r>
        <w:rPr>
          <w:i/>
          <w:color w:val="6B6762"/>
          <w:spacing w:val="10"/>
          <w:w w:val="105"/>
          <w:sz w:val="20"/>
        </w:rPr>
        <w:t xml:space="preserve"> </w:t>
      </w:r>
      <w:r>
        <w:rPr>
          <w:i/>
          <w:color w:val="6B6762"/>
          <w:w w:val="105"/>
          <w:sz w:val="20"/>
        </w:rPr>
        <w:t>(2024 and</w:t>
      </w:r>
      <w:r>
        <w:rPr>
          <w:i/>
          <w:color w:val="6B6762"/>
          <w:spacing w:val="-11"/>
          <w:w w:val="105"/>
          <w:sz w:val="20"/>
        </w:rPr>
        <w:t xml:space="preserve"> </w:t>
      </w:r>
      <w:r>
        <w:rPr>
          <w:i/>
          <w:color w:val="6B6762"/>
          <w:w w:val="105"/>
          <w:sz w:val="20"/>
        </w:rPr>
        <w:t>2025</w:t>
      </w:r>
      <w:r>
        <w:rPr>
          <w:i/>
          <w:color w:val="6B6762"/>
          <w:spacing w:val="-3"/>
          <w:w w:val="105"/>
          <w:sz w:val="20"/>
        </w:rPr>
        <w:t xml:space="preserve"> </w:t>
      </w:r>
      <w:r>
        <w:rPr>
          <w:i/>
          <w:color w:val="6B6762"/>
          <w:w w:val="105"/>
          <w:sz w:val="20"/>
        </w:rPr>
        <w:t>review</w:t>
      </w:r>
      <w:r>
        <w:rPr>
          <w:i/>
          <w:color w:val="6B6762"/>
          <w:spacing w:val="1"/>
          <w:w w:val="105"/>
          <w:sz w:val="20"/>
        </w:rPr>
        <w:t xml:space="preserve"> </w:t>
      </w:r>
      <w:commentRangeStart w:id="163"/>
      <w:r>
        <w:rPr>
          <w:i/>
          <w:color w:val="6B6762"/>
          <w:spacing w:val="-2"/>
          <w:w w:val="105"/>
          <w:sz w:val="20"/>
        </w:rPr>
        <w:t>cycles</w:t>
      </w:r>
      <w:commentRangeEnd w:id="163"/>
      <w:r w:rsidR="005A3916">
        <w:rPr>
          <w:rStyle w:val="CommentReference"/>
          <w:i/>
          <w:color w:val="6B6762"/>
          <w:spacing w:val="-2"/>
          <w:w w:val="105"/>
          <w:sz w:val="20"/>
          <w:szCs w:val="22"/>
        </w:rPr>
        <w:commentReference w:id="163"/>
      </w:r>
      <w:r>
        <w:rPr>
          <w:i/>
          <w:color w:val="6B6762"/>
          <w:spacing w:val="-2"/>
          <w:w w:val="105"/>
          <w:sz w:val="20"/>
        </w:rPr>
        <w:t>).</w:t>
      </w:r>
    </w:p>
    <w:p w14:paraId="7001563F" w14:textId="77777777" w:rsidR="00221FE2" w:rsidRDefault="00221FE2" w:rsidP="00221FE2">
      <w:pPr>
        <w:pStyle w:val="BodyText"/>
        <w:spacing w:before="45" w:line="276" w:lineRule="auto"/>
        <w:ind w:right="27"/>
        <w:rPr>
          <w:i/>
        </w:rPr>
        <w:pPrChange w:id="165" w:author="Author" w:date="2026-08-29T16:06:00Z" w16du:dateUtc="2026-08-29T10:36:00Z">
          <w:pPr>
            <w:pStyle w:val="BodyText"/>
            <w:spacing w:before="45"/>
          </w:pPr>
        </w:pPrChange>
      </w:pPr>
    </w:p>
    <w:p w14:paraId="53B8DF9B" w14:textId="77777777" w:rsidR="00CB6FBA" w:rsidRDefault="00000000">
      <w:pPr>
        <w:ind w:left="144"/>
        <w:rPr>
          <w:del w:id="166" w:author="Author" w:date="2026-08-29T16:06:00Z" w16du:dateUtc="2026-08-29T10:36:00Z"/>
          <w:b/>
          <w:sz w:val="21"/>
        </w:rPr>
      </w:pPr>
      <w:del w:id="167" w:author="Author" w:date="2026-08-29T16:06:00Z" w16du:dateUtc="2026-08-29T10:36:00Z">
        <w:r>
          <w:rPr>
            <w:b/>
            <w:color w:val="231F1F"/>
            <w:spacing w:val="-2"/>
            <w:sz w:val="21"/>
          </w:rPr>
          <w:delText>Earlier</w:delText>
        </w:r>
      </w:del>
    </w:p>
    <w:p w14:paraId="7E569B3B" w14:textId="279BEAB9" w:rsidR="00221FE2" w:rsidRDefault="00221FE2" w:rsidP="00221FE2">
      <w:pPr>
        <w:spacing w:line="276" w:lineRule="auto"/>
        <w:ind w:left="144" w:right="27"/>
        <w:rPr>
          <w:ins w:id="168" w:author="Author" w:date="2026-08-29T16:06:00Z" w16du:dateUtc="2026-08-29T10:36:00Z"/>
          <w:b/>
          <w:sz w:val="21"/>
        </w:rPr>
      </w:pPr>
      <w:ins w:id="169" w:author="Author" w:date="2026-08-29T16:06:00Z" w16du:dateUtc="2026-08-29T10:36:00Z">
        <w:r>
          <w:rPr>
            <w:b/>
            <w:color w:val="231F1F"/>
            <w:spacing w:val="-2"/>
            <w:sz w:val="21"/>
          </w:rPr>
          <w:t>Early career:</w:t>
        </w:r>
      </w:ins>
    </w:p>
    <w:p w14:paraId="5B8E1972" w14:textId="67330A58" w:rsidR="00221FE2" w:rsidRPr="00221FE2" w:rsidRDefault="00221FE2" w:rsidP="00221FE2">
      <w:pPr>
        <w:pStyle w:val="ListParagraph"/>
        <w:numPr>
          <w:ilvl w:val="0"/>
          <w:numId w:val="9"/>
        </w:numPr>
        <w:tabs>
          <w:tab w:val="left" w:pos="416"/>
          <w:tab w:val="left" w:pos="418"/>
        </w:tabs>
        <w:spacing w:before="119" w:line="276" w:lineRule="auto"/>
        <w:ind w:right="27"/>
        <w:jc w:val="both"/>
        <w:rPr>
          <w:color w:val="87827C"/>
          <w:sz w:val="6"/>
        </w:rPr>
        <w:pPrChange w:id="170" w:author="Author" w:date="2026-08-29T16:06:00Z" w16du:dateUtc="2026-08-29T10:36:00Z">
          <w:pPr>
            <w:pStyle w:val="ListParagraph"/>
            <w:numPr>
              <w:numId w:val="10"/>
            </w:numPr>
            <w:tabs>
              <w:tab w:val="left" w:pos="416"/>
              <w:tab w:val="left" w:pos="418"/>
            </w:tabs>
            <w:spacing w:before="119" w:line="304" w:lineRule="auto"/>
            <w:ind w:right="345" w:hanging="261"/>
          </w:pPr>
        </w:pPrChange>
      </w:pPr>
      <w:r w:rsidRPr="00221FE2">
        <w:rPr>
          <w:b/>
          <w:color w:val="3B3834"/>
          <w:w w:val="105"/>
          <w:sz w:val="21"/>
        </w:rPr>
        <w:t>N8+</w:t>
      </w:r>
      <w:commentRangeStart w:id="171"/>
      <w:r w:rsidRPr="00221FE2">
        <w:rPr>
          <w:b/>
          <w:color w:val="3B3834"/>
          <w:w w:val="105"/>
          <w:sz w:val="21"/>
        </w:rPr>
        <w:t>US,</w:t>
      </w:r>
      <w:r w:rsidRPr="00221FE2">
        <w:rPr>
          <w:b/>
          <w:color w:val="3B3834"/>
          <w:spacing w:val="-4"/>
          <w:w w:val="105"/>
          <w:sz w:val="21"/>
        </w:rPr>
        <w:t xml:space="preserve"> </w:t>
      </w:r>
      <w:r w:rsidRPr="00221FE2">
        <w:rPr>
          <w:b/>
          <w:color w:val="3B3834"/>
          <w:w w:val="105"/>
          <w:sz w:val="21"/>
        </w:rPr>
        <w:t>Inc•</w:t>
      </w:r>
      <w:r w:rsidRPr="00221FE2">
        <w:rPr>
          <w:b/>
          <w:color w:val="3B3834"/>
          <w:spacing w:val="-12"/>
          <w:w w:val="105"/>
          <w:sz w:val="21"/>
        </w:rPr>
        <w:t xml:space="preserve"> </w:t>
      </w:r>
      <w:r w:rsidRPr="00221FE2">
        <w:rPr>
          <w:b/>
          <w:color w:val="3B3834"/>
          <w:w w:val="105"/>
          <w:sz w:val="21"/>
        </w:rPr>
        <w:t>Founder/</w:t>
      </w:r>
      <w:r w:rsidRPr="00221FE2">
        <w:rPr>
          <w:b/>
          <w:color w:val="3B3834"/>
          <w:spacing w:val="-2"/>
          <w:w w:val="105"/>
          <w:sz w:val="21"/>
        </w:rPr>
        <w:t xml:space="preserve"> </w:t>
      </w:r>
      <w:r w:rsidRPr="00221FE2">
        <w:rPr>
          <w:b/>
          <w:color w:val="3B3834"/>
          <w:w w:val="105"/>
          <w:sz w:val="21"/>
        </w:rPr>
        <w:t>Technical</w:t>
      </w:r>
      <w:r w:rsidRPr="00221FE2">
        <w:rPr>
          <w:b/>
          <w:color w:val="3B3834"/>
          <w:spacing w:val="-4"/>
          <w:w w:val="105"/>
          <w:sz w:val="21"/>
        </w:rPr>
        <w:t xml:space="preserve"> </w:t>
      </w:r>
      <w:r w:rsidRPr="00221FE2">
        <w:rPr>
          <w:b/>
          <w:color w:val="3B3834"/>
          <w:w w:val="105"/>
          <w:sz w:val="21"/>
        </w:rPr>
        <w:t xml:space="preserve">Consultant· </w:t>
      </w:r>
      <w:del w:id="172" w:author="Author" w:date="2026-08-29T16:06:00Z" w16du:dateUtc="2026-08-29T10:36:00Z">
        <w:r w:rsidR="00000000">
          <w:rPr>
            <w:color w:val="3B3834"/>
            <w:w w:val="105"/>
            <w:sz w:val="20"/>
          </w:rPr>
          <w:delText>2010</w:delText>
        </w:r>
        <w:r w:rsidR="00000000">
          <w:rPr>
            <w:color w:val="3B3834"/>
            <w:spacing w:val="-6"/>
            <w:w w:val="105"/>
            <w:sz w:val="20"/>
          </w:rPr>
          <w:delText xml:space="preserve"> </w:delText>
        </w:r>
        <w:r w:rsidR="00000000">
          <w:rPr>
            <w:color w:val="3B3834"/>
            <w:w w:val="105"/>
            <w:sz w:val="20"/>
          </w:rPr>
          <w:delText>-</w:delText>
        </w:r>
        <w:r w:rsidR="00000000">
          <w:rPr>
            <w:color w:val="3B3834"/>
            <w:spacing w:val="33"/>
            <w:w w:val="105"/>
            <w:sz w:val="20"/>
          </w:rPr>
          <w:delText xml:space="preserve"> </w:delText>
        </w:r>
        <w:r w:rsidR="00000000">
          <w:rPr>
            <w:color w:val="3B3834"/>
            <w:w w:val="105"/>
            <w:sz w:val="20"/>
          </w:rPr>
          <w:delText xml:space="preserve">2015 </w:delText>
        </w:r>
        <w:r w:rsidR="00000000">
          <w:rPr>
            <w:color w:val="3B3834"/>
            <w:w w:val="95"/>
            <w:sz w:val="20"/>
          </w:rPr>
          <w:delText xml:space="preserve">• </w:delText>
        </w:r>
      </w:del>
      <w:r w:rsidRPr="00221FE2">
        <w:rPr>
          <w:color w:val="3B3834"/>
          <w:w w:val="105"/>
          <w:sz w:val="20"/>
        </w:rPr>
        <w:t>Provided</w:t>
      </w:r>
      <w:r w:rsidRPr="00221FE2">
        <w:rPr>
          <w:color w:val="3B3834"/>
          <w:spacing w:val="-5"/>
          <w:w w:val="105"/>
          <w:sz w:val="20"/>
        </w:rPr>
        <w:t xml:space="preserve"> </w:t>
      </w:r>
      <w:r w:rsidRPr="00221FE2">
        <w:rPr>
          <w:color w:val="3B3834"/>
          <w:w w:val="105"/>
          <w:sz w:val="20"/>
        </w:rPr>
        <w:t xml:space="preserve">technical leadership, architecture, and delivery </w:t>
      </w:r>
      <w:del w:id="173" w:author="Author" w:date="2026-08-29T16:06:00Z" w16du:dateUtc="2026-08-29T10:36:00Z">
        <w:r w:rsidR="00000000">
          <w:rPr>
            <w:color w:val="3B3834"/>
            <w:w w:val="105"/>
            <w:sz w:val="20"/>
          </w:rPr>
          <w:delText>direct</w:delText>
        </w:r>
      </w:del>
      <w:ins w:id="174" w:author="Author" w:date="2026-08-29T16:06:00Z" w16du:dateUtc="2026-08-29T10:36:00Z">
        <w:r w:rsidRPr="00221FE2">
          <w:rPr>
            <w:color w:val="3B3834"/>
            <w:w w:val="105"/>
            <w:sz w:val="20"/>
          </w:rPr>
          <w:t>directly</w:t>
        </w:r>
      </w:ins>
      <w:r w:rsidRPr="00221FE2">
        <w:rPr>
          <w:color w:val="3B3834"/>
          <w:w w:val="105"/>
          <w:sz w:val="20"/>
        </w:rPr>
        <w:t xml:space="preserve"> to national brands and</w:t>
      </w:r>
      <w:r w:rsidRPr="00221FE2">
        <w:rPr>
          <w:color w:val="3B3834"/>
          <w:spacing w:val="-3"/>
          <w:w w:val="105"/>
          <w:sz w:val="20"/>
        </w:rPr>
        <w:t xml:space="preserve"> </w:t>
      </w:r>
      <w:r w:rsidRPr="00221FE2">
        <w:rPr>
          <w:color w:val="3B3834"/>
          <w:w w:val="105"/>
          <w:sz w:val="20"/>
        </w:rPr>
        <w:t>agencies (scoping, estimates, and</w:t>
      </w:r>
      <w:r w:rsidRPr="00221FE2">
        <w:rPr>
          <w:color w:val="3B3834"/>
          <w:spacing w:val="-1"/>
          <w:w w:val="105"/>
          <w:sz w:val="20"/>
        </w:rPr>
        <w:t xml:space="preserve"> </w:t>
      </w:r>
      <w:r w:rsidRPr="00221FE2">
        <w:rPr>
          <w:color w:val="3B3834"/>
          <w:w w:val="105"/>
          <w:sz w:val="20"/>
        </w:rPr>
        <w:t>interactive application builds). Clients</w:t>
      </w:r>
      <w:r w:rsidRPr="00221FE2">
        <w:rPr>
          <w:color w:val="3B3834"/>
          <w:spacing w:val="-4"/>
          <w:w w:val="105"/>
          <w:sz w:val="20"/>
        </w:rPr>
        <w:t xml:space="preserve"> </w:t>
      </w:r>
      <w:r w:rsidRPr="00221FE2">
        <w:rPr>
          <w:color w:val="3B3834"/>
          <w:w w:val="105"/>
          <w:sz w:val="20"/>
        </w:rPr>
        <w:t>included Oracle, Best Buy,</w:t>
      </w:r>
      <w:r w:rsidRPr="00221FE2">
        <w:rPr>
          <w:color w:val="3B3834"/>
          <w:spacing w:val="-3"/>
          <w:w w:val="105"/>
          <w:sz w:val="20"/>
        </w:rPr>
        <w:t xml:space="preserve"> </w:t>
      </w:r>
      <w:r w:rsidRPr="00221FE2">
        <w:rPr>
          <w:color w:val="3B3834"/>
          <w:w w:val="105"/>
          <w:sz w:val="20"/>
        </w:rPr>
        <w:t>Capital</w:t>
      </w:r>
      <w:r w:rsidRPr="00221FE2">
        <w:rPr>
          <w:color w:val="3B3834"/>
          <w:spacing w:val="-2"/>
          <w:w w:val="105"/>
          <w:sz w:val="20"/>
        </w:rPr>
        <w:t xml:space="preserve"> </w:t>
      </w:r>
      <w:r w:rsidRPr="00221FE2">
        <w:rPr>
          <w:color w:val="3B3834"/>
          <w:w w:val="105"/>
          <w:sz w:val="20"/>
        </w:rPr>
        <w:t>One,</w:t>
      </w:r>
      <w:r w:rsidRPr="00221FE2">
        <w:rPr>
          <w:color w:val="3B3834"/>
          <w:spacing w:val="-4"/>
          <w:w w:val="105"/>
          <w:sz w:val="20"/>
        </w:rPr>
        <w:t xml:space="preserve"> </w:t>
      </w:r>
      <w:r w:rsidRPr="00221FE2">
        <w:rPr>
          <w:color w:val="3B3834"/>
          <w:w w:val="105"/>
          <w:sz w:val="20"/>
        </w:rPr>
        <w:t>BuzzFeed, MNSure, Agosto (Google Global Partner of the Year for Cloud, 2013), and Intelligent Nutrients.</w:t>
      </w:r>
    </w:p>
    <w:p w14:paraId="757323B8" w14:textId="2C20C0CA" w:rsidR="00221FE2" w:rsidRPr="00221FE2" w:rsidRDefault="00221FE2" w:rsidP="00F0427F">
      <w:pPr>
        <w:pStyle w:val="ListParagraph"/>
        <w:numPr>
          <w:ilvl w:val="0"/>
          <w:numId w:val="9"/>
        </w:numPr>
        <w:tabs>
          <w:tab w:val="left" w:pos="416"/>
          <w:tab w:val="left" w:pos="420"/>
        </w:tabs>
        <w:spacing w:before="120" w:line="276" w:lineRule="auto"/>
        <w:ind w:right="27"/>
        <w:jc w:val="both"/>
        <w:rPr>
          <w:color w:val="87827C"/>
          <w:sz w:val="7"/>
        </w:rPr>
        <w:pPrChange w:id="175" w:author="Author" w:date="2026-08-29T16:06:00Z" w16du:dateUtc="2026-08-29T10:36:00Z">
          <w:pPr>
            <w:pStyle w:val="ListParagraph"/>
            <w:numPr>
              <w:numId w:val="10"/>
            </w:numPr>
            <w:tabs>
              <w:tab w:val="left" w:pos="416"/>
              <w:tab w:val="left" w:pos="420"/>
            </w:tabs>
            <w:spacing w:before="42" w:line="300" w:lineRule="auto"/>
            <w:ind w:right="305" w:hanging="262"/>
          </w:pPr>
        </w:pPrChange>
      </w:pPr>
      <w:r w:rsidRPr="00221FE2">
        <w:rPr>
          <w:b/>
          <w:color w:val="3B3834"/>
          <w:sz w:val="21"/>
        </w:rPr>
        <w:t>Schematic</w:t>
      </w:r>
      <w:r w:rsidRPr="00221FE2">
        <w:rPr>
          <w:b/>
          <w:color w:val="3B3834"/>
          <w:spacing w:val="37"/>
          <w:sz w:val="21"/>
        </w:rPr>
        <w:t xml:space="preserve"> </w:t>
      </w:r>
      <w:r w:rsidRPr="00221FE2">
        <w:rPr>
          <w:b/>
          <w:color w:val="3B3834"/>
          <w:w w:val="95"/>
          <w:sz w:val="21"/>
        </w:rPr>
        <w:t xml:space="preserve">• </w:t>
      </w:r>
      <w:r w:rsidRPr="00221FE2">
        <w:rPr>
          <w:b/>
          <w:color w:val="3B3834"/>
          <w:sz w:val="21"/>
        </w:rPr>
        <w:t>Director of Technology (Minneapolis)</w:t>
      </w:r>
      <w:r w:rsidRPr="00221FE2">
        <w:rPr>
          <w:b/>
          <w:color w:val="3B3834"/>
          <w:spacing w:val="35"/>
          <w:sz w:val="21"/>
        </w:rPr>
        <w:t xml:space="preserve"> </w:t>
      </w:r>
      <w:r w:rsidRPr="00221FE2">
        <w:rPr>
          <w:color w:val="595654"/>
          <w:w w:val="95"/>
          <w:sz w:val="21"/>
        </w:rPr>
        <w:t xml:space="preserve">• </w:t>
      </w:r>
      <w:del w:id="176" w:author="Author" w:date="2026-08-29T16:06:00Z" w16du:dateUtc="2026-08-29T10:36:00Z">
        <w:r w:rsidR="00000000">
          <w:rPr>
            <w:color w:val="3B3834"/>
            <w:sz w:val="20"/>
          </w:rPr>
          <w:delText>2008 -</w:delText>
        </w:r>
        <w:r w:rsidR="00000000">
          <w:rPr>
            <w:color w:val="3B3834"/>
            <w:spacing w:val="40"/>
            <w:sz w:val="20"/>
          </w:rPr>
          <w:delText xml:space="preserve"> </w:delText>
        </w:r>
        <w:r w:rsidR="00000000">
          <w:rPr>
            <w:color w:val="3B3834"/>
            <w:sz w:val="20"/>
          </w:rPr>
          <w:delText xml:space="preserve">2010 </w:delText>
        </w:r>
        <w:r w:rsidR="00000000">
          <w:rPr>
            <w:color w:val="3B3834"/>
            <w:w w:val="95"/>
            <w:sz w:val="20"/>
          </w:rPr>
          <w:delText xml:space="preserve">• </w:delText>
        </w:r>
      </w:del>
      <w:r w:rsidRPr="00221FE2">
        <w:rPr>
          <w:color w:val="3B3834"/>
          <w:sz w:val="20"/>
        </w:rPr>
        <w:t>Served as solutions architect and technical</w:t>
      </w:r>
      <w:r w:rsidRPr="00221FE2">
        <w:rPr>
          <w:color w:val="3B3834"/>
          <w:spacing w:val="40"/>
          <w:sz w:val="20"/>
        </w:rPr>
        <w:t xml:space="preserve"> </w:t>
      </w:r>
      <w:r w:rsidRPr="00221FE2">
        <w:rPr>
          <w:color w:val="3B3834"/>
          <w:sz w:val="20"/>
        </w:rPr>
        <w:t>director</w:t>
      </w:r>
      <w:r w:rsidRPr="00221FE2">
        <w:rPr>
          <w:color w:val="3B3834"/>
          <w:spacing w:val="40"/>
          <w:sz w:val="20"/>
        </w:rPr>
        <w:t xml:space="preserve"> </w:t>
      </w:r>
      <w:r w:rsidRPr="00221FE2">
        <w:rPr>
          <w:color w:val="3B3834"/>
          <w:sz w:val="20"/>
        </w:rPr>
        <w:t>for</w:t>
      </w:r>
      <w:r w:rsidRPr="00221FE2">
        <w:rPr>
          <w:color w:val="3B3834"/>
          <w:spacing w:val="40"/>
          <w:sz w:val="20"/>
        </w:rPr>
        <w:t xml:space="preserve"> </w:t>
      </w:r>
      <w:r w:rsidRPr="00221FE2">
        <w:rPr>
          <w:color w:val="3B3834"/>
          <w:sz w:val="20"/>
        </w:rPr>
        <w:t>the</w:t>
      </w:r>
      <w:r w:rsidRPr="00221FE2">
        <w:rPr>
          <w:color w:val="3B3834"/>
          <w:spacing w:val="36"/>
          <w:sz w:val="20"/>
        </w:rPr>
        <w:t xml:space="preserve"> </w:t>
      </w:r>
      <w:r w:rsidRPr="00221FE2">
        <w:rPr>
          <w:color w:val="3B3834"/>
          <w:sz w:val="20"/>
        </w:rPr>
        <w:t>Minneapolis</w:t>
      </w:r>
      <w:r w:rsidRPr="00221FE2">
        <w:rPr>
          <w:color w:val="3B3834"/>
          <w:spacing w:val="40"/>
          <w:sz w:val="20"/>
        </w:rPr>
        <w:t xml:space="preserve"> </w:t>
      </w:r>
      <w:r w:rsidRPr="00221FE2">
        <w:rPr>
          <w:color w:val="3B3834"/>
          <w:sz w:val="20"/>
        </w:rPr>
        <w:t>office</w:t>
      </w:r>
      <w:r w:rsidRPr="00221FE2">
        <w:rPr>
          <w:color w:val="3B3834"/>
          <w:spacing w:val="40"/>
          <w:sz w:val="20"/>
        </w:rPr>
        <w:t xml:space="preserve"> </w:t>
      </w:r>
      <w:r w:rsidRPr="00221FE2">
        <w:rPr>
          <w:color w:val="3B3834"/>
          <w:sz w:val="20"/>
        </w:rPr>
        <w:t>serving</w:t>
      </w:r>
      <w:r w:rsidRPr="00221FE2">
        <w:rPr>
          <w:color w:val="3B3834"/>
          <w:spacing w:val="40"/>
          <w:sz w:val="20"/>
        </w:rPr>
        <w:t xml:space="preserve"> </w:t>
      </w:r>
      <w:r w:rsidRPr="00221FE2">
        <w:rPr>
          <w:color w:val="3B3834"/>
          <w:sz w:val="20"/>
        </w:rPr>
        <w:t>Target,</w:t>
      </w:r>
      <w:r w:rsidRPr="00221FE2">
        <w:rPr>
          <w:color w:val="3B3834"/>
          <w:spacing w:val="40"/>
          <w:sz w:val="20"/>
        </w:rPr>
        <w:t xml:space="preserve"> </w:t>
      </w:r>
      <w:r w:rsidRPr="00221FE2">
        <w:rPr>
          <w:color w:val="3B3834"/>
          <w:sz w:val="20"/>
        </w:rPr>
        <w:t>then</w:t>
      </w:r>
      <w:r w:rsidRPr="00221FE2">
        <w:rPr>
          <w:color w:val="3B3834"/>
          <w:spacing w:val="34"/>
          <w:sz w:val="20"/>
        </w:rPr>
        <w:t xml:space="preserve"> </w:t>
      </w:r>
      <w:r w:rsidRPr="00221FE2">
        <w:rPr>
          <w:color w:val="3B3834"/>
          <w:sz w:val="20"/>
        </w:rPr>
        <w:t>one</w:t>
      </w:r>
      <w:r w:rsidRPr="00221FE2">
        <w:rPr>
          <w:color w:val="3B3834"/>
          <w:spacing w:val="40"/>
          <w:sz w:val="20"/>
        </w:rPr>
        <w:t xml:space="preserve"> </w:t>
      </w:r>
      <w:r w:rsidRPr="00221FE2">
        <w:rPr>
          <w:color w:val="3B3834"/>
          <w:sz w:val="20"/>
        </w:rPr>
        <w:t>of</w:t>
      </w:r>
      <w:r w:rsidRPr="00221FE2">
        <w:rPr>
          <w:color w:val="3B3834"/>
          <w:spacing w:val="40"/>
          <w:sz w:val="20"/>
        </w:rPr>
        <w:t xml:space="preserve"> </w:t>
      </w:r>
      <w:r w:rsidRPr="00221FE2">
        <w:rPr>
          <w:color w:val="3B3834"/>
          <w:sz w:val="20"/>
        </w:rPr>
        <w:t>the</w:t>
      </w:r>
      <w:r w:rsidRPr="00221FE2">
        <w:rPr>
          <w:color w:val="3B3834"/>
          <w:spacing w:val="33"/>
          <w:sz w:val="20"/>
        </w:rPr>
        <w:t xml:space="preserve"> </w:t>
      </w:r>
      <w:r w:rsidRPr="00221FE2">
        <w:rPr>
          <w:color w:val="3B3834"/>
          <w:sz w:val="20"/>
        </w:rPr>
        <w:t>premier</w:t>
      </w:r>
      <w:r w:rsidRPr="00221FE2">
        <w:rPr>
          <w:color w:val="3B3834"/>
          <w:spacing w:val="40"/>
          <w:sz w:val="20"/>
        </w:rPr>
        <w:t xml:space="preserve"> </w:t>
      </w:r>
      <w:r w:rsidRPr="00221FE2">
        <w:rPr>
          <w:color w:val="3B3834"/>
          <w:sz w:val="20"/>
        </w:rPr>
        <w:t>UX</w:t>
      </w:r>
      <w:r w:rsidRPr="00221FE2">
        <w:rPr>
          <w:color w:val="3B3834"/>
          <w:spacing w:val="40"/>
          <w:sz w:val="20"/>
        </w:rPr>
        <w:t xml:space="preserve"> </w:t>
      </w:r>
      <w:r w:rsidRPr="00221FE2">
        <w:rPr>
          <w:color w:val="3B3834"/>
          <w:sz w:val="20"/>
        </w:rPr>
        <w:t>and</w:t>
      </w:r>
      <w:r w:rsidRPr="00221FE2">
        <w:rPr>
          <w:color w:val="3B3834"/>
          <w:spacing w:val="33"/>
          <w:sz w:val="20"/>
        </w:rPr>
        <w:t xml:space="preserve"> </w:t>
      </w:r>
      <w:r w:rsidRPr="00221FE2">
        <w:rPr>
          <w:color w:val="3B3834"/>
          <w:sz w:val="20"/>
        </w:rPr>
        <w:t>interactive-engineering</w:t>
      </w:r>
      <w:r w:rsidRPr="00221FE2">
        <w:rPr>
          <w:color w:val="3B3834"/>
          <w:spacing w:val="40"/>
          <w:sz w:val="20"/>
        </w:rPr>
        <w:t xml:space="preserve"> </w:t>
      </w:r>
      <w:r w:rsidRPr="00221FE2">
        <w:rPr>
          <w:color w:val="3B3834"/>
          <w:sz w:val="20"/>
        </w:rPr>
        <w:t>firms</w:t>
      </w:r>
      <w:r w:rsidRPr="00221FE2">
        <w:rPr>
          <w:color w:val="3B3834"/>
          <w:spacing w:val="24"/>
          <w:sz w:val="20"/>
        </w:rPr>
        <w:t xml:space="preserve"> </w:t>
      </w:r>
      <w:r w:rsidRPr="00221FE2">
        <w:rPr>
          <w:color w:val="3B3834"/>
          <w:sz w:val="20"/>
        </w:rPr>
        <w:t>in the US. Lead</w:t>
      </w:r>
      <w:r w:rsidRPr="00221FE2">
        <w:rPr>
          <w:color w:val="3B3834"/>
          <w:spacing w:val="27"/>
          <w:sz w:val="20"/>
        </w:rPr>
        <w:t xml:space="preserve"> </w:t>
      </w:r>
      <w:r w:rsidRPr="00221FE2">
        <w:rPr>
          <w:color w:val="3B3834"/>
          <w:sz w:val="20"/>
        </w:rPr>
        <w:t>role in delivery</w:t>
      </w:r>
      <w:r w:rsidRPr="00221FE2">
        <w:rPr>
          <w:color w:val="3B3834"/>
          <w:spacing w:val="40"/>
          <w:sz w:val="20"/>
        </w:rPr>
        <w:t xml:space="preserve"> </w:t>
      </w:r>
      <w:r w:rsidRPr="00221FE2">
        <w:rPr>
          <w:color w:val="3B3834"/>
          <w:sz w:val="20"/>
        </w:rPr>
        <w:t>of</w:t>
      </w:r>
      <w:r w:rsidRPr="00221FE2">
        <w:rPr>
          <w:color w:val="3B3834"/>
          <w:spacing w:val="40"/>
          <w:sz w:val="20"/>
        </w:rPr>
        <w:t xml:space="preserve"> </w:t>
      </w:r>
      <w:r w:rsidRPr="00221FE2">
        <w:rPr>
          <w:color w:val="3B3834"/>
          <w:sz w:val="20"/>
        </w:rPr>
        <w:t>the</w:t>
      </w:r>
      <w:r w:rsidRPr="00221FE2">
        <w:rPr>
          <w:color w:val="3B3834"/>
          <w:spacing w:val="23"/>
          <w:sz w:val="20"/>
        </w:rPr>
        <w:t xml:space="preserve"> </w:t>
      </w:r>
      <w:r w:rsidRPr="00221FE2">
        <w:rPr>
          <w:b/>
          <w:color w:val="3B3834"/>
          <w:sz w:val="21"/>
        </w:rPr>
        <w:t>Target.com</w:t>
      </w:r>
      <w:r w:rsidRPr="00221FE2">
        <w:rPr>
          <w:b/>
          <w:color w:val="3B3834"/>
          <w:spacing w:val="30"/>
          <w:sz w:val="21"/>
        </w:rPr>
        <w:t xml:space="preserve"> </w:t>
      </w:r>
      <w:r w:rsidRPr="00221FE2">
        <w:rPr>
          <w:b/>
          <w:color w:val="3B3834"/>
          <w:sz w:val="21"/>
        </w:rPr>
        <w:t>navigation redesign</w:t>
      </w:r>
      <w:r w:rsidRPr="00221FE2">
        <w:rPr>
          <w:b/>
          <w:color w:val="3B3834"/>
          <w:spacing w:val="40"/>
          <w:sz w:val="21"/>
        </w:rPr>
        <w:t xml:space="preserve"> </w:t>
      </w:r>
      <w:r w:rsidRPr="00221FE2">
        <w:rPr>
          <w:color w:val="3B3834"/>
          <w:sz w:val="20"/>
        </w:rPr>
        <w:t>and</w:t>
      </w:r>
      <w:r w:rsidRPr="00221FE2">
        <w:rPr>
          <w:color w:val="3B3834"/>
          <w:spacing w:val="26"/>
          <w:sz w:val="20"/>
        </w:rPr>
        <w:t xml:space="preserve"> </w:t>
      </w:r>
      <w:r w:rsidRPr="00221FE2">
        <w:rPr>
          <w:color w:val="3B3834"/>
          <w:sz w:val="20"/>
        </w:rPr>
        <w:t>holiday projects;</w:t>
      </w:r>
      <w:r w:rsidRPr="00221FE2">
        <w:rPr>
          <w:color w:val="3B3834"/>
          <w:spacing w:val="34"/>
          <w:sz w:val="20"/>
        </w:rPr>
        <w:t xml:space="preserve"> </w:t>
      </w:r>
      <w:r w:rsidRPr="00221FE2">
        <w:rPr>
          <w:color w:val="3B3834"/>
          <w:sz w:val="20"/>
        </w:rPr>
        <w:t>coordinated</w:t>
      </w:r>
      <w:r w:rsidRPr="00221FE2">
        <w:rPr>
          <w:color w:val="3B3834"/>
          <w:spacing w:val="40"/>
          <w:sz w:val="20"/>
        </w:rPr>
        <w:t xml:space="preserve"> </w:t>
      </w:r>
      <w:r w:rsidRPr="00221FE2">
        <w:rPr>
          <w:color w:val="3B3834"/>
          <w:sz w:val="20"/>
        </w:rPr>
        <w:t>delivery</w:t>
      </w:r>
      <w:r w:rsidRPr="00221FE2">
        <w:rPr>
          <w:color w:val="3B3834"/>
          <w:spacing w:val="40"/>
          <w:sz w:val="20"/>
        </w:rPr>
        <w:t xml:space="preserve"> </w:t>
      </w:r>
      <w:r w:rsidRPr="00221FE2">
        <w:rPr>
          <w:color w:val="3B3834"/>
          <w:sz w:val="20"/>
        </w:rPr>
        <w:t>across</w:t>
      </w:r>
      <w:r w:rsidRPr="00221FE2">
        <w:rPr>
          <w:color w:val="3B3834"/>
          <w:spacing w:val="32"/>
          <w:sz w:val="20"/>
        </w:rPr>
        <w:t xml:space="preserve"> </w:t>
      </w:r>
      <w:r w:rsidRPr="00221FE2">
        <w:rPr>
          <w:color w:val="3B3834"/>
          <w:sz w:val="20"/>
        </w:rPr>
        <w:t>the</w:t>
      </w:r>
      <w:r w:rsidRPr="00221FE2">
        <w:rPr>
          <w:color w:val="3B3834"/>
          <w:spacing w:val="21"/>
          <w:sz w:val="20"/>
        </w:rPr>
        <w:t xml:space="preserve"> </w:t>
      </w:r>
      <w:r w:rsidRPr="00221FE2">
        <w:rPr>
          <w:color w:val="3B3834"/>
          <w:sz w:val="20"/>
        </w:rPr>
        <w:t>New</w:t>
      </w:r>
      <w:r w:rsidRPr="00221FE2">
        <w:rPr>
          <w:color w:val="3B3834"/>
          <w:spacing w:val="34"/>
          <w:sz w:val="20"/>
        </w:rPr>
        <w:t xml:space="preserve"> </w:t>
      </w:r>
      <w:r w:rsidRPr="00221FE2">
        <w:rPr>
          <w:color w:val="3B3834"/>
          <w:sz w:val="20"/>
        </w:rPr>
        <w:t>York,</w:t>
      </w:r>
      <w:r w:rsidRPr="00221FE2">
        <w:rPr>
          <w:color w:val="3B3834"/>
          <w:spacing w:val="34"/>
          <w:sz w:val="20"/>
        </w:rPr>
        <w:t xml:space="preserve"> </w:t>
      </w:r>
      <w:r w:rsidRPr="00221FE2">
        <w:rPr>
          <w:color w:val="3B3834"/>
          <w:sz w:val="20"/>
        </w:rPr>
        <w:t>Los</w:t>
      </w:r>
      <w:r w:rsidRPr="00221FE2">
        <w:rPr>
          <w:color w:val="3B3834"/>
          <w:spacing w:val="34"/>
          <w:sz w:val="20"/>
        </w:rPr>
        <w:t xml:space="preserve"> </w:t>
      </w:r>
      <w:r w:rsidRPr="00221FE2">
        <w:rPr>
          <w:color w:val="3B3834"/>
          <w:sz w:val="20"/>
        </w:rPr>
        <w:t>Angeles,</w:t>
      </w:r>
      <w:r w:rsidRPr="00221FE2">
        <w:rPr>
          <w:color w:val="3B3834"/>
          <w:spacing w:val="37"/>
          <w:sz w:val="20"/>
        </w:rPr>
        <w:t xml:space="preserve"> </w:t>
      </w:r>
      <w:r w:rsidRPr="00221FE2">
        <w:rPr>
          <w:color w:val="3B3834"/>
          <w:sz w:val="20"/>
        </w:rPr>
        <w:t>and</w:t>
      </w:r>
      <w:r w:rsidRPr="00221FE2">
        <w:rPr>
          <w:color w:val="3B3834"/>
          <w:spacing w:val="22"/>
          <w:sz w:val="20"/>
        </w:rPr>
        <w:t xml:space="preserve"> </w:t>
      </w:r>
      <w:r w:rsidRPr="00221FE2">
        <w:rPr>
          <w:color w:val="3B3834"/>
          <w:sz w:val="20"/>
        </w:rPr>
        <w:t>Costa</w:t>
      </w:r>
      <w:r w:rsidRPr="00221FE2">
        <w:rPr>
          <w:color w:val="3B3834"/>
          <w:spacing w:val="33"/>
          <w:sz w:val="20"/>
        </w:rPr>
        <w:t xml:space="preserve"> </w:t>
      </w:r>
      <w:r w:rsidRPr="00221FE2">
        <w:rPr>
          <w:color w:val="3B3834"/>
          <w:sz w:val="20"/>
        </w:rPr>
        <w:t>Rica</w:t>
      </w:r>
      <w:r w:rsidRPr="00221FE2">
        <w:rPr>
          <w:color w:val="3B3834"/>
          <w:spacing w:val="36"/>
          <w:sz w:val="20"/>
        </w:rPr>
        <w:t xml:space="preserve"> </w:t>
      </w:r>
      <w:r w:rsidRPr="00221FE2">
        <w:rPr>
          <w:color w:val="3B3834"/>
          <w:sz w:val="20"/>
        </w:rPr>
        <w:t>offices;</w:t>
      </w:r>
      <w:r w:rsidRPr="00221FE2">
        <w:rPr>
          <w:color w:val="3B3834"/>
          <w:spacing w:val="29"/>
          <w:sz w:val="20"/>
        </w:rPr>
        <w:t xml:space="preserve"> </w:t>
      </w:r>
      <w:r w:rsidRPr="00221FE2">
        <w:rPr>
          <w:color w:val="3B3834"/>
          <w:sz w:val="20"/>
        </w:rPr>
        <w:t>charged</w:t>
      </w:r>
      <w:r w:rsidRPr="00221FE2">
        <w:rPr>
          <w:color w:val="3B3834"/>
          <w:spacing w:val="38"/>
          <w:sz w:val="20"/>
        </w:rPr>
        <w:t xml:space="preserve"> </w:t>
      </w:r>
      <w:r w:rsidRPr="00221FE2">
        <w:rPr>
          <w:color w:val="3B3834"/>
          <w:sz w:val="20"/>
        </w:rPr>
        <w:t>with</w:t>
      </w:r>
      <w:r w:rsidRPr="00221FE2">
        <w:rPr>
          <w:color w:val="3B3834"/>
          <w:spacing w:val="19"/>
          <w:sz w:val="20"/>
        </w:rPr>
        <w:t xml:space="preserve"> </w:t>
      </w:r>
      <w:r w:rsidRPr="00221FE2">
        <w:rPr>
          <w:color w:val="3B3834"/>
          <w:sz w:val="20"/>
        </w:rPr>
        <w:t>local talent acquisition and recruiting.</w:t>
      </w:r>
    </w:p>
    <w:p w14:paraId="293D5495" w14:textId="77777777" w:rsidR="00CB6FBA" w:rsidRDefault="00221FE2">
      <w:pPr>
        <w:pStyle w:val="Heading2"/>
        <w:numPr>
          <w:ilvl w:val="0"/>
          <w:numId w:val="10"/>
        </w:numPr>
        <w:tabs>
          <w:tab w:val="left" w:pos="419"/>
        </w:tabs>
        <w:spacing w:before="53"/>
        <w:ind w:left="419" w:hanging="263"/>
        <w:rPr>
          <w:del w:id="177" w:author="Author" w:date="2026-08-29T16:06:00Z" w16du:dateUtc="2026-08-29T10:36:00Z"/>
          <w:b w:val="0"/>
          <w:color w:val="87827C"/>
          <w:sz w:val="6"/>
        </w:rPr>
      </w:pPr>
      <w:r>
        <w:rPr>
          <w:color w:val="3B3834"/>
        </w:rPr>
        <w:t>OLSON</w:t>
      </w:r>
      <w:r>
        <w:rPr>
          <w:color w:val="3B3834"/>
          <w:spacing w:val="3"/>
        </w:rPr>
        <w:t xml:space="preserve"> </w:t>
      </w:r>
      <w:r>
        <w:rPr>
          <w:color w:val="3B3834"/>
        </w:rPr>
        <w:t>•</w:t>
      </w:r>
      <w:r>
        <w:rPr>
          <w:color w:val="3B3834"/>
          <w:spacing w:val="1"/>
        </w:rPr>
        <w:t xml:space="preserve"> </w:t>
      </w:r>
      <w:r>
        <w:rPr>
          <w:color w:val="3B3834"/>
        </w:rPr>
        <w:t>Technical</w:t>
      </w:r>
      <w:r>
        <w:rPr>
          <w:color w:val="3B3834"/>
          <w:spacing w:val="-7"/>
        </w:rPr>
        <w:t xml:space="preserve"> </w:t>
      </w:r>
      <w:r>
        <w:rPr>
          <w:color w:val="3B3834"/>
        </w:rPr>
        <w:t>Creative</w:t>
      </w:r>
      <w:r>
        <w:rPr>
          <w:color w:val="3B3834"/>
          <w:spacing w:val="-2"/>
        </w:rPr>
        <w:t xml:space="preserve"> </w:t>
      </w:r>
      <w:r>
        <w:rPr>
          <w:color w:val="3B3834"/>
        </w:rPr>
        <w:t>Director/ Interactive Development</w:t>
      </w:r>
      <w:r>
        <w:rPr>
          <w:color w:val="3B3834"/>
          <w:spacing w:val="18"/>
        </w:rPr>
        <w:t xml:space="preserve"> </w:t>
      </w:r>
      <w:r>
        <w:rPr>
          <w:color w:val="3B3834"/>
        </w:rPr>
        <w:t>Supervisor</w:t>
      </w:r>
      <w:r>
        <w:rPr>
          <w:color w:val="3B3834"/>
          <w:spacing w:val="16"/>
        </w:rPr>
        <w:t xml:space="preserve"> </w:t>
      </w:r>
      <w:r>
        <w:rPr>
          <w:color w:val="3B3834"/>
        </w:rPr>
        <w:t>(Minneapolis)</w:t>
      </w:r>
      <w:r>
        <w:rPr>
          <w:color w:val="3B3834"/>
          <w:spacing w:val="10"/>
        </w:rPr>
        <w:t xml:space="preserve"> </w:t>
      </w:r>
      <w:r>
        <w:rPr>
          <w:b w:val="0"/>
          <w:color w:val="3B3834"/>
        </w:rPr>
        <w:t>·</w:t>
      </w:r>
      <w:r>
        <w:rPr>
          <w:b w:val="0"/>
          <w:color w:val="3B3834"/>
          <w:spacing w:val="-7"/>
        </w:rPr>
        <w:t xml:space="preserve"> </w:t>
      </w:r>
      <w:del w:id="178" w:author="Author" w:date="2026-08-29T16:06:00Z" w16du:dateUtc="2026-08-29T10:36:00Z">
        <w:r w:rsidR="00000000">
          <w:rPr>
            <w:b w:val="0"/>
            <w:color w:val="3B3834"/>
            <w:sz w:val="20"/>
          </w:rPr>
          <w:delText>2004</w:delText>
        </w:r>
        <w:r w:rsidR="00000000">
          <w:rPr>
            <w:b w:val="0"/>
            <w:color w:val="3B3834"/>
            <w:spacing w:val="-6"/>
            <w:sz w:val="20"/>
          </w:rPr>
          <w:delText xml:space="preserve"> </w:delText>
        </w:r>
        <w:r w:rsidR="00000000">
          <w:rPr>
            <w:b w:val="0"/>
            <w:color w:val="3B3834"/>
            <w:sz w:val="20"/>
          </w:rPr>
          <w:delText>-</w:delText>
        </w:r>
        <w:r w:rsidR="00000000">
          <w:rPr>
            <w:b w:val="0"/>
            <w:color w:val="3B3834"/>
            <w:spacing w:val="40"/>
            <w:sz w:val="20"/>
          </w:rPr>
          <w:delText xml:space="preserve"> </w:delText>
        </w:r>
        <w:r w:rsidR="00000000">
          <w:rPr>
            <w:b w:val="0"/>
            <w:color w:val="3B3834"/>
            <w:spacing w:val="-4"/>
            <w:sz w:val="20"/>
          </w:rPr>
          <w:delText>2008</w:delText>
        </w:r>
      </w:del>
    </w:p>
    <w:p w14:paraId="544B9B23" w14:textId="3D0DD928" w:rsidR="00221FE2" w:rsidRPr="00221FE2" w:rsidRDefault="00221FE2" w:rsidP="00F0427F">
      <w:pPr>
        <w:pStyle w:val="Heading2"/>
        <w:numPr>
          <w:ilvl w:val="0"/>
          <w:numId w:val="9"/>
        </w:numPr>
        <w:tabs>
          <w:tab w:val="left" w:pos="419"/>
        </w:tabs>
        <w:spacing w:before="120" w:line="276" w:lineRule="auto"/>
        <w:ind w:right="27"/>
        <w:jc w:val="both"/>
        <w:rPr>
          <w:b w:val="0"/>
          <w:color w:val="87827C"/>
          <w:sz w:val="6"/>
          <w:rPrChange w:id="179" w:author="Author" w:date="2026-08-29T16:06:00Z" w16du:dateUtc="2026-08-29T10:36:00Z">
            <w:rPr>
              <w:sz w:val="20"/>
            </w:rPr>
          </w:rPrChange>
        </w:rPr>
        <w:pPrChange w:id="180" w:author="Author" w:date="2026-08-29T16:06:00Z" w16du:dateUtc="2026-08-29T10:36:00Z">
          <w:pPr>
            <w:pStyle w:val="ListParagraph"/>
            <w:numPr>
              <w:ilvl w:val="1"/>
              <w:numId w:val="11"/>
            </w:numPr>
            <w:tabs>
              <w:tab w:val="left" w:pos="533"/>
            </w:tabs>
            <w:spacing w:before="71" w:line="302" w:lineRule="auto"/>
            <w:ind w:right="411" w:firstLine="7"/>
          </w:pPr>
        </w:pPrChange>
      </w:pPr>
      <w:r w:rsidRPr="00221FE2">
        <w:rPr>
          <w:b w:val="0"/>
          <w:color w:val="3B3834"/>
          <w:spacing w:val="-2"/>
          <w:w w:val="110"/>
          <w:sz w:val="20"/>
          <w:rPrChange w:id="181" w:author="Author" w:date="2026-08-29T16:06:00Z" w16du:dateUtc="2026-08-29T10:36:00Z">
            <w:rPr>
              <w:color w:val="3B3834"/>
              <w:spacing w:val="-2"/>
              <w:w w:val="110"/>
              <w:sz w:val="20"/>
            </w:rPr>
          </w:rPrChange>
        </w:rPr>
        <w:t>Led</w:t>
      </w:r>
      <w:r w:rsidRPr="00221FE2">
        <w:rPr>
          <w:b w:val="0"/>
          <w:color w:val="3B3834"/>
          <w:spacing w:val="-14"/>
          <w:w w:val="110"/>
          <w:sz w:val="20"/>
          <w:rPrChange w:id="182" w:author="Author" w:date="2026-08-29T16:06:00Z" w16du:dateUtc="2026-08-29T10:36:00Z">
            <w:rPr>
              <w:color w:val="3B3834"/>
              <w:spacing w:val="-14"/>
              <w:w w:val="110"/>
              <w:sz w:val="20"/>
            </w:rPr>
          </w:rPrChange>
        </w:rPr>
        <w:t xml:space="preserve"> </w:t>
      </w:r>
      <w:r w:rsidRPr="00221FE2">
        <w:rPr>
          <w:b w:val="0"/>
          <w:color w:val="3B3834"/>
          <w:spacing w:val="-2"/>
          <w:w w:val="110"/>
          <w:sz w:val="20"/>
          <w:rPrChange w:id="183" w:author="Author" w:date="2026-08-29T16:06:00Z" w16du:dateUtc="2026-08-29T10:36:00Z">
            <w:rPr>
              <w:color w:val="3B3834"/>
              <w:spacing w:val="-2"/>
              <w:w w:val="110"/>
              <w:sz w:val="20"/>
            </w:rPr>
          </w:rPrChange>
        </w:rPr>
        <w:t>interactive</w:t>
      </w:r>
      <w:r w:rsidRPr="00221FE2">
        <w:rPr>
          <w:b w:val="0"/>
          <w:color w:val="3B3834"/>
          <w:spacing w:val="-4"/>
          <w:w w:val="110"/>
          <w:sz w:val="20"/>
          <w:rPrChange w:id="184" w:author="Author" w:date="2026-08-29T16:06:00Z" w16du:dateUtc="2026-08-29T10:36:00Z">
            <w:rPr>
              <w:color w:val="3B3834"/>
              <w:spacing w:val="-4"/>
              <w:w w:val="110"/>
              <w:sz w:val="20"/>
            </w:rPr>
          </w:rPrChange>
        </w:rPr>
        <w:t xml:space="preserve"> </w:t>
      </w:r>
      <w:r w:rsidRPr="00221FE2">
        <w:rPr>
          <w:b w:val="0"/>
          <w:color w:val="3B3834"/>
          <w:spacing w:val="-2"/>
          <w:w w:val="110"/>
          <w:sz w:val="20"/>
          <w:rPrChange w:id="185" w:author="Author" w:date="2026-08-29T16:06:00Z" w16du:dateUtc="2026-08-29T10:36:00Z">
            <w:rPr>
              <w:color w:val="3B3834"/>
              <w:spacing w:val="-2"/>
              <w:w w:val="110"/>
              <w:sz w:val="20"/>
            </w:rPr>
          </w:rPrChange>
        </w:rPr>
        <w:t>and</w:t>
      </w:r>
      <w:r w:rsidRPr="00221FE2">
        <w:rPr>
          <w:b w:val="0"/>
          <w:color w:val="3B3834"/>
          <w:spacing w:val="-11"/>
          <w:w w:val="110"/>
          <w:sz w:val="20"/>
          <w:rPrChange w:id="186" w:author="Author" w:date="2026-08-29T16:06:00Z" w16du:dateUtc="2026-08-29T10:36:00Z">
            <w:rPr>
              <w:color w:val="3B3834"/>
              <w:spacing w:val="-11"/>
              <w:w w:val="110"/>
              <w:sz w:val="20"/>
            </w:rPr>
          </w:rPrChange>
        </w:rPr>
        <w:t xml:space="preserve"> </w:t>
      </w:r>
      <w:r w:rsidRPr="00221FE2">
        <w:rPr>
          <w:b w:val="0"/>
          <w:color w:val="3B3834"/>
          <w:spacing w:val="-2"/>
          <w:w w:val="110"/>
          <w:sz w:val="20"/>
          <w:rPrChange w:id="187" w:author="Author" w:date="2026-08-29T16:06:00Z" w16du:dateUtc="2026-08-29T10:36:00Z">
            <w:rPr>
              <w:color w:val="3B3834"/>
              <w:spacing w:val="-2"/>
              <w:w w:val="110"/>
              <w:sz w:val="20"/>
            </w:rPr>
          </w:rPrChange>
        </w:rPr>
        <w:t>technical</w:t>
      </w:r>
      <w:r w:rsidRPr="00221FE2">
        <w:rPr>
          <w:b w:val="0"/>
          <w:color w:val="3B3834"/>
          <w:spacing w:val="-5"/>
          <w:w w:val="110"/>
          <w:sz w:val="20"/>
          <w:rPrChange w:id="188" w:author="Author" w:date="2026-08-29T16:06:00Z" w16du:dateUtc="2026-08-29T10:36:00Z">
            <w:rPr>
              <w:color w:val="3B3834"/>
              <w:spacing w:val="-5"/>
              <w:w w:val="110"/>
              <w:sz w:val="20"/>
            </w:rPr>
          </w:rPrChange>
        </w:rPr>
        <w:t xml:space="preserve"> </w:t>
      </w:r>
      <w:r w:rsidRPr="00221FE2">
        <w:rPr>
          <w:b w:val="0"/>
          <w:color w:val="3B3834"/>
          <w:spacing w:val="-2"/>
          <w:w w:val="110"/>
          <w:sz w:val="20"/>
          <w:rPrChange w:id="189" w:author="Author" w:date="2026-08-29T16:06:00Z" w16du:dateUtc="2026-08-29T10:36:00Z">
            <w:rPr>
              <w:color w:val="3B3834"/>
              <w:spacing w:val="-2"/>
              <w:w w:val="110"/>
              <w:sz w:val="20"/>
            </w:rPr>
          </w:rPrChange>
        </w:rPr>
        <w:t>delivery</w:t>
      </w:r>
      <w:r w:rsidRPr="00221FE2">
        <w:rPr>
          <w:b w:val="0"/>
          <w:color w:val="3B3834"/>
          <w:spacing w:val="6"/>
          <w:w w:val="110"/>
          <w:sz w:val="20"/>
          <w:rPrChange w:id="190" w:author="Author" w:date="2026-08-29T16:06:00Z" w16du:dateUtc="2026-08-29T10:36:00Z">
            <w:rPr>
              <w:color w:val="3B3834"/>
              <w:spacing w:val="6"/>
              <w:w w:val="110"/>
              <w:sz w:val="20"/>
            </w:rPr>
          </w:rPrChange>
        </w:rPr>
        <w:t xml:space="preserve"> </w:t>
      </w:r>
      <w:r w:rsidRPr="00221FE2">
        <w:rPr>
          <w:b w:val="0"/>
          <w:color w:val="3B3834"/>
          <w:spacing w:val="-2"/>
          <w:w w:val="110"/>
          <w:sz w:val="20"/>
          <w:rPrChange w:id="191" w:author="Author" w:date="2026-08-29T16:06:00Z" w16du:dateUtc="2026-08-29T10:36:00Z">
            <w:rPr>
              <w:color w:val="3B3834"/>
              <w:spacing w:val="-2"/>
              <w:w w:val="110"/>
              <w:sz w:val="20"/>
            </w:rPr>
          </w:rPrChange>
        </w:rPr>
        <w:t>on</w:t>
      </w:r>
      <w:r w:rsidRPr="00221FE2">
        <w:rPr>
          <w:b w:val="0"/>
          <w:color w:val="3B3834"/>
          <w:spacing w:val="-12"/>
          <w:w w:val="110"/>
          <w:sz w:val="20"/>
          <w:rPrChange w:id="192" w:author="Author" w:date="2026-08-29T16:06:00Z" w16du:dateUtc="2026-08-29T10:36:00Z">
            <w:rPr>
              <w:color w:val="3B3834"/>
              <w:spacing w:val="-12"/>
              <w:w w:val="110"/>
              <w:sz w:val="20"/>
            </w:rPr>
          </w:rPrChange>
        </w:rPr>
        <w:t xml:space="preserve"> </w:t>
      </w:r>
      <w:r w:rsidRPr="00221FE2">
        <w:rPr>
          <w:b w:val="0"/>
          <w:color w:val="3B3834"/>
          <w:spacing w:val="-2"/>
          <w:w w:val="110"/>
          <w:sz w:val="20"/>
          <w:rPrChange w:id="193" w:author="Author" w:date="2026-08-29T16:06:00Z" w16du:dateUtc="2026-08-29T10:36:00Z">
            <w:rPr>
              <w:color w:val="3B3834"/>
              <w:spacing w:val="-2"/>
              <w:w w:val="110"/>
              <w:sz w:val="20"/>
            </w:rPr>
          </w:rPrChange>
        </w:rPr>
        <w:t>dozens</w:t>
      </w:r>
      <w:r w:rsidRPr="00221FE2">
        <w:rPr>
          <w:b w:val="0"/>
          <w:color w:val="3B3834"/>
          <w:spacing w:val="-6"/>
          <w:w w:val="110"/>
          <w:sz w:val="20"/>
          <w:rPrChange w:id="194" w:author="Author" w:date="2026-08-29T16:06:00Z" w16du:dateUtc="2026-08-29T10:36:00Z">
            <w:rPr>
              <w:color w:val="3B3834"/>
              <w:spacing w:val="-6"/>
              <w:w w:val="110"/>
              <w:sz w:val="20"/>
            </w:rPr>
          </w:rPrChange>
        </w:rPr>
        <w:t xml:space="preserve"> </w:t>
      </w:r>
      <w:r w:rsidRPr="00221FE2">
        <w:rPr>
          <w:b w:val="0"/>
          <w:color w:val="3B3834"/>
          <w:spacing w:val="-2"/>
          <w:w w:val="110"/>
          <w:sz w:val="20"/>
          <w:rPrChange w:id="195" w:author="Author" w:date="2026-08-29T16:06:00Z" w16du:dateUtc="2026-08-29T10:36:00Z">
            <w:rPr>
              <w:color w:val="3B3834"/>
              <w:spacing w:val="-2"/>
              <w:w w:val="110"/>
              <w:sz w:val="20"/>
            </w:rPr>
          </w:rPrChange>
        </w:rPr>
        <w:t>of</w:t>
      </w:r>
      <w:r w:rsidRPr="00221FE2">
        <w:rPr>
          <w:b w:val="0"/>
          <w:color w:val="3B3834"/>
          <w:spacing w:val="-6"/>
          <w:w w:val="110"/>
          <w:sz w:val="20"/>
          <w:rPrChange w:id="196" w:author="Author" w:date="2026-08-29T16:06:00Z" w16du:dateUtc="2026-08-29T10:36:00Z">
            <w:rPr>
              <w:color w:val="3B3834"/>
              <w:spacing w:val="-6"/>
              <w:w w:val="110"/>
              <w:sz w:val="20"/>
            </w:rPr>
          </w:rPrChange>
        </w:rPr>
        <w:t xml:space="preserve"> </w:t>
      </w:r>
      <w:r w:rsidRPr="00221FE2">
        <w:rPr>
          <w:b w:val="0"/>
          <w:color w:val="3B3834"/>
          <w:spacing w:val="-2"/>
          <w:w w:val="110"/>
          <w:sz w:val="20"/>
          <w:rPrChange w:id="197" w:author="Author" w:date="2026-08-29T16:06:00Z" w16du:dateUtc="2026-08-29T10:36:00Z">
            <w:rPr>
              <w:color w:val="3B3834"/>
              <w:spacing w:val="-2"/>
              <w:w w:val="110"/>
              <w:sz w:val="20"/>
            </w:rPr>
          </w:rPrChange>
        </w:rPr>
        <w:t>accounts</w:t>
      </w:r>
      <w:r w:rsidRPr="00221FE2">
        <w:rPr>
          <w:b w:val="0"/>
          <w:color w:val="3B3834"/>
          <w:spacing w:val="-9"/>
          <w:w w:val="110"/>
          <w:sz w:val="20"/>
          <w:rPrChange w:id="198" w:author="Author" w:date="2026-08-29T16:06:00Z" w16du:dateUtc="2026-08-29T10:36:00Z">
            <w:rPr>
              <w:color w:val="3B3834"/>
              <w:spacing w:val="-9"/>
              <w:w w:val="110"/>
              <w:sz w:val="20"/>
            </w:rPr>
          </w:rPrChange>
        </w:rPr>
        <w:t xml:space="preserve"> </w:t>
      </w:r>
      <w:r w:rsidRPr="00221FE2">
        <w:rPr>
          <w:b w:val="0"/>
          <w:color w:val="3B3834"/>
          <w:spacing w:val="-2"/>
          <w:w w:val="110"/>
          <w:sz w:val="20"/>
          <w:rPrChange w:id="199" w:author="Author" w:date="2026-08-29T16:06:00Z" w16du:dateUtc="2026-08-29T10:36:00Z">
            <w:rPr>
              <w:color w:val="3B3834"/>
              <w:spacing w:val="-2"/>
              <w:w w:val="110"/>
              <w:sz w:val="20"/>
            </w:rPr>
          </w:rPrChange>
        </w:rPr>
        <w:t>including</w:t>
      </w:r>
      <w:r w:rsidRPr="00221FE2">
        <w:rPr>
          <w:b w:val="0"/>
          <w:color w:val="3B3834"/>
          <w:spacing w:val="-5"/>
          <w:w w:val="110"/>
          <w:sz w:val="20"/>
          <w:rPrChange w:id="200" w:author="Author" w:date="2026-08-29T16:06:00Z" w16du:dateUtc="2026-08-29T10:36:00Z">
            <w:rPr>
              <w:color w:val="3B3834"/>
              <w:spacing w:val="-5"/>
              <w:w w:val="110"/>
              <w:sz w:val="20"/>
            </w:rPr>
          </w:rPrChange>
        </w:rPr>
        <w:t xml:space="preserve"> </w:t>
      </w:r>
      <w:r w:rsidRPr="00221FE2">
        <w:rPr>
          <w:b w:val="0"/>
          <w:color w:val="3B3834"/>
          <w:spacing w:val="-2"/>
          <w:w w:val="110"/>
          <w:sz w:val="20"/>
          <w:rPrChange w:id="201" w:author="Author" w:date="2026-08-29T16:06:00Z" w16du:dateUtc="2026-08-29T10:36:00Z">
            <w:rPr>
              <w:color w:val="3B3834"/>
              <w:spacing w:val="-2"/>
              <w:w w:val="110"/>
              <w:sz w:val="20"/>
            </w:rPr>
          </w:rPrChange>
        </w:rPr>
        <w:t>Target,</w:t>
      </w:r>
      <w:r w:rsidRPr="00221FE2">
        <w:rPr>
          <w:b w:val="0"/>
          <w:color w:val="3B3834"/>
          <w:spacing w:val="-3"/>
          <w:w w:val="110"/>
          <w:sz w:val="20"/>
          <w:rPrChange w:id="202" w:author="Author" w:date="2026-08-29T16:06:00Z" w16du:dateUtc="2026-08-29T10:36:00Z">
            <w:rPr>
              <w:color w:val="3B3834"/>
              <w:spacing w:val="-3"/>
              <w:w w:val="110"/>
              <w:sz w:val="20"/>
            </w:rPr>
          </w:rPrChange>
        </w:rPr>
        <w:t xml:space="preserve"> </w:t>
      </w:r>
      <w:r w:rsidRPr="00221FE2">
        <w:rPr>
          <w:b w:val="0"/>
          <w:color w:val="3B3834"/>
          <w:spacing w:val="-2"/>
          <w:w w:val="110"/>
          <w:sz w:val="20"/>
          <w:rPrChange w:id="203" w:author="Author" w:date="2026-08-29T16:06:00Z" w16du:dateUtc="2026-08-29T10:36:00Z">
            <w:rPr>
              <w:color w:val="3B3834"/>
              <w:spacing w:val="-2"/>
              <w:w w:val="110"/>
              <w:sz w:val="20"/>
            </w:rPr>
          </w:rPrChange>
        </w:rPr>
        <w:t>which</w:t>
      </w:r>
      <w:r w:rsidRPr="00221FE2">
        <w:rPr>
          <w:b w:val="0"/>
          <w:color w:val="3B3834"/>
          <w:spacing w:val="-5"/>
          <w:w w:val="110"/>
          <w:sz w:val="20"/>
          <w:rPrChange w:id="204" w:author="Author" w:date="2026-08-29T16:06:00Z" w16du:dateUtc="2026-08-29T10:36:00Z">
            <w:rPr>
              <w:color w:val="3B3834"/>
              <w:spacing w:val="-5"/>
              <w:w w:val="110"/>
              <w:sz w:val="20"/>
            </w:rPr>
          </w:rPrChange>
        </w:rPr>
        <w:t xml:space="preserve"> </w:t>
      </w:r>
      <w:r w:rsidRPr="00221FE2">
        <w:rPr>
          <w:b w:val="0"/>
          <w:color w:val="3B3834"/>
          <w:spacing w:val="-2"/>
          <w:w w:val="110"/>
          <w:sz w:val="20"/>
          <w:rPrChange w:id="205" w:author="Author" w:date="2026-08-29T16:06:00Z" w16du:dateUtc="2026-08-29T10:36:00Z">
            <w:rPr>
              <w:color w:val="3B3834"/>
              <w:spacing w:val="-2"/>
              <w:w w:val="110"/>
              <w:sz w:val="20"/>
            </w:rPr>
          </w:rPrChange>
        </w:rPr>
        <w:t>grew</w:t>
      </w:r>
      <w:r w:rsidRPr="00221FE2">
        <w:rPr>
          <w:b w:val="0"/>
          <w:color w:val="3B3834"/>
          <w:spacing w:val="-5"/>
          <w:w w:val="110"/>
          <w:sz w:val="20"/>
          <w:rPrChange w:id="206" w:author="Author" w:date="2026-08-29T16:06:00Z" w16du:dateUtc="2026-08-29T10:36:00Z">
            <w:rPr>
              <w:color w:val="3B3834"/>
              <w:spacing w:val="-5"/>
              <w:w w:val="110"/>
              <w:sz w:val="20"/>
            </w:rPr>
          </w:rPrChange>
        </w:rPr>
        <w:t xml:space="preserve"> </w:t>
      </w:r>
      <w:r w:rsidRPr="00221FE2">
        <w:rPr>
          <w:b w:val="0"/>
          <w:color w:val="3B3834"/>
          <w:spacing w:val="-2"/>
          <w:w w:val="110"/>
          <w:sz w:val="20"/>
          <w:rPrChange w:id="207" w:author="Author" w:date="2026-08-29T16:06:00Z" w16du:dateUtc="2026-08-29T10:36:00Z">
            <w:rPr>
              <w:color w:val="3B3834"/>
              <w:spacing w:val="-2"/>
              <w:w w:val="110"/>
              <w:sz w:val="20"/>
            </w:rPr>
          </w:rPrChange>
        </w:rPr>
        <w:t>from</w:t>
      </w:r>
      <w:r w:rsidRPr="00221FE2">
        <w:rPr>
          <w:b w:val="0"/>
          <w:color w:val="3B3834"/>
          <w:spacing w:val="-13"/>
          <w:w w:val="110"/>
          <w:sz w:val="20"/>
          <w:rPrChange w:id="208" w:author="Author" w:date="2026-08-29T16:06:00Z" w16du:dateUtc="2026-08-29T10:36:00Z">
            <w:rPr>
              <w:color w:val="3B3834"/>
              <w:spacing w:val="-13"/>
              <w:w w:val="110"/>
              <w:sz w:val="20"/>
            </w:rPr>
          </w:rPrChange>
        </w:rPr>
        <w:t xml:space="preserve"> </w:t>
      </w:r>
      <w:r w:rsidRPr="00221FE2">
        <w:rPr>
          <w:b w:val="0"/>
          <w:color w:val="3B3834"/>
          <w:spacing w:val="-2"/>
          <w:w w:val="110"/>
          <w:sz w:val="20"/>
          <w:rPrChange w:id="209" w:author="Author" w:date="2026-08-29T16:06:00Z" w16du:dateUtc="2026-08-29T10:36:00Z">
            <w:rPr>
              <w:color w:val="3B3834"/>
              <w:spacing w:val="-2"/>
              <w:w w:val="110"/>
              <w:sz w:val="20"/>
            </w:rPr>
          </w:rPrChange>
        </w:rPr>
        <w:t>a</w:t>
      </w:r>
      <w:r w:rsidRPr="00221FE2">
        <w:rPr>
          <w:b w:val="0"/>
          <w:color w:val="3B3834"/>
          <w:spacing w:val="-6"/>
          <w:w w:val="110"/>
          <w:sz w:val="20"/>
          <w:rPrChange w:id="210" w:author="Author" w:date="2026-08-29T16:06:00Z" w16du:dateUtc="2026-08-29T10:36:00Z">
            <w:rPr>
              <w:color w:val="3B3834"/>
              <w:spacing w:val="-6"/>
              <w:w w:val="110"/>
              <w:sz w:val="20"/>
            </w:rPr>
          </w:rPrChange>
        </w:rPr>
        <w:t xml:space="preserve"> </w:t>
      </w:r>
      <w:r w:rsidRPr="00221FE2">
        <w:rPr>
          <w:b w:val="0"/>
          <w:color w:val="3B3834"/>
          <w:spacing w:val="-2"/>
          <w:w w:val="110"/>
          <w:sz w:val="20"/>
          <w:rPrChange w:id="211" w:author="Author" w:date="2026-08-29T16:06:00Z" w16du:dateUtc="2026-08-29T10:36:00Z">
            <w:rPr>
              <w:color w:val="3B3834"/>
              <w:spacing w:val="-2"/>
              <w:w w:val="110"/>
              <w:sz w:val="20"/>
            </w:rPr>
          </w:rPrChange>
        </w:rPr>
        <w:t xml:space="preserve">small, </w:t>
      </w:r>
      <w:r w:rsidRPr="00221FE2">
        <w:rPr>
          <w:b w:val="0"/>
          <w:color w:val="3B3834"/>
          <w:sz w:val="20"/>
          <w:rPrChange w:id="212" w:author="Author" w:date="2026-08-29T16:06:00Z" w16du:dateUtc="2026-08-29T10:36:00Z">
            <w:rPr>
              <w:color w:val="3B3834"/>
              <w:sz w:val="20"/>
            </w:rPr>
          </w:rPrChange>
        </w:rPr>
        <w:t>project-based</w:t>
      </w:r>
      <w:r w:rsidRPr="00221FE2">
        <w:rPr>
          <w:b w:val="0"/>
          <w:color w:val="3B3834"/>
          <w:spacing w:val="70"/>
          <w:sz w:val="20"/>
          <w:rPrChange w:id="213" w:author="Author" w:date="2026-08-29T16:06:00Z" w16du:dateUtc="2026-08-29T10:36:00Z">
            <w:rPr>
              <w:color w:val="3B3834"/>
              <w:spacing w:val="70"/>
              <w:sz w:val="20"/>
            </w:rPr>
          </w:rPrChange>
        </w:rPr>
        <w:t xml:space="preserve"> </w:t>
      </w:r>
      <w:r w:rsidRPr="00221FE2">
        <w:rPr>
          <w:b w:val="0"/>
          <w:color w:val="3B3834"/>
          <w:sz w:val="20"/>
          <w:rPrChange w:id="214" w:author="Author" w:date="2026-08-29T16:06:00Z" w16du:dateUtc="2026-08-29T10:36:00Z">
            <w:rPr>
              <w:color w:val="3B3834"/>
              <w:sz w:val="20"/>
            </w:rPr>
          </w:rPrChange>
        </w:rPr>
        <w:t>engagement</w:t>
      </w:r>
      <w:r w:rsidRPr="00221FE2">
        <w:rPr>
          <w:b w:val="0"/>
          <w:color w:val="3B3834"/>
          <w:spacing w:val="71"/>
          <w:sz w:val="20"/>
          <w:rPrChange w:id="215" w:author="Author" w:date="2026-08-29T16:06:00Z" w16du:dateUtc="2026-08-29T10:36:00Z">
            <w:rPr>
              <w:color w:val="3B3834"/>
              <w:spacing w:val="71"/>
              <w:sz w:val="20"/>
            </w:rPr>
          </w:rPrChange>
        </w:rPr>
        <w:t xml:space="preserve"> </w:t>
      </w:r>
      <w:r w:rsidRPr="00221FE2">
        <w:rPr>
          <w:b w:val="0"/>
          <w:color w:val="3B3834"/>
          <w:sz w:val="20"/>
          <w:rPrChange w:id="216" w:author="Author" w:date="2026-08-29T16:06:00Z" w16du:dateUtc="2026-08-29T10:36:00Z">
            <w:rPr>
              <w:color w:val="3B3834"/>
              <w:sz w:val="20"/>
            </w:rPr>
          </w:rPrChange>
        </w:rPr>
        <w:t>into</w:t>
      </w:r>
      <w:r w:rsidRPr="00221FE2">
        <w:rPr>
          <w:b w:val="0"/>
          <w:color w:val="3B3834"/>
          <w:spacing w:val="33"/>
          <w:sz w:val="20"/>
          <w:rPrChange w:id="217" w:author="Author" w:date="2026-08-29T16:06:00Z" w16du:dateUtc="2026-08-29T10:36:00Z">
            <w:rPr>
              <w:color w:val="3B3834"/>
              <w:spacing w:val="33"/>
              <w:sz w:val="20"/>
            </w:rPr>
          </w:rPrChange>
        </w:rPr>
        <w:t xml:space="preserve"> </w:t>
      </w:r>
      <w:r w:rsidRPr="00221FE2">
        <w:rPr>
          <w:b w:val="0"/>
          <w:color w:val="3B3834"/>
          <w:sz w:val="20"/>
          <w:rPrChange w:id="218" w:author="Author" w:date="2026-08-29T16:06:00Z" w16du:dateUtc="2026-08-29T10:36:00Z">
            <w:rPr>
              <w:color w:val="3B3834"/>
              <w:sz w:val="20"/>
            </w:rPr>
          </w:rPrChange>
        </w:rPr>
        <w:t>one</w:t>
      </w:r>
      <w:r w:rsidRPr="00221FE2">
        <w:rPr>
          <w:b w:val="0"/>
          <w:color w:val="3B3834"/>
          <w:spacing w:val="36"/>
          <w:sz w:val="20"/>
          <w:rPrChange w:id="219" w:author="Author" w:date="2026-08-29T16:06:00Z" w16du:dateUtc="2026-08-29T10:36:00Z">
            <w:rPr>
              <w:color w:val="3B3834"/>
              <w:spacing w:val="36"/>
              <w:sz w:val="20"/>
            </w:rPr>
          </w:rPrChange>
        </w:rPr>
        <w:t xml:space="preserve"> </w:t>
      </w:r>
      <w:r w:rsidRPr="00221FE2">
        <w:rPr>
          <w:b w:val="0"/>
          <w:color w:val="3B3834"/>
          <w:sz w:val="20"/>
          <w:rPrChange w:id="220" w:author="Author" w:date="2026-08-29T16:06:00Z" w16du:dateUtc="2026-08-29T10:36:00Z">
            <w:rPr>
              <w:color w:val="3B3834"/>
              <w:sz w:val="20"/>
            </w:rPr>
          </w:rPrChange>
        </w:rPr>
        <w:t>of</w:t>
      </w:r>
      <w:r w:rsidRPr="00221FE2">
        <w:rPr>
          <w:b w:val="0"/>
          <w:color w:val="3B3834"/>
          <w:spacing w:val="40"/>
          <w:sz w:val="20"/>
          <w:rPrChange w:id="221" w:author="Author" w:date="2026-08-29T16:06:00Z" w16du:dateUtc="2026-08-29T10:36:00Z">
            <w:rPr>
              <w:color w:val="3B3834"/>
              <w:spacing w:val="40"/>
              <w:sz w:val="20"/>
            </w:rPr>
          </w:rPrChange>
        </w:rPr>
        <w:t xml:space="preserve"> </w:t>
      </w:r>
      <w:r w:rsidRPr="00221FE2">
        <w:rPr>
          <w:b w:val="0"/>
          <w:color w:val="3B3834"/>
          <w:sz w:val="20"/>
          <w:rPrChange w:id="222" w:author="Author" w:date="2026-08-29T16:06:00Z" w16du:dateUtc="2026-08-29T10:36:00Z">
            <w:rPr>
              <w:color w:val="3B3834"/>
              <w:sz w:val="20"/>
            </w:rPr>
          </w:rPrChange>
        </w:rPr>
        <w:t>the</w:t>
      </w:r>
      <w:r w:rsidRPr="00221FE2">
        <w:rPr>
          <w:b w:val="0"/>
          <w:color w:val="3B3834"/>
          <w:spacing w:val="37"/>
          <w:sz w:val="20"/>
          <w:rPrChange w:id="223" w:author="Author" w:date="2026-08-29T16:06:00Z" w16du:dateUtc="2026-08-29T10:36:00Z">
            <w:rPr>
              <w:color w:val="3B3834"/>
              <w:spacing w:val="37"/>
              <w:sz w:val="20"/>
            </w:rPr>
          </w:rPrChange>
        </w:rPr>
        <w:t xml:space="preserve"> </w:t>
      </w:r>
      <w:r w:rsidRPr="00221FE2">
        <w:rPr>
          <w:b w:val="0"/>
          <w:color w:val="3B3834"/>
          <w:sz w:val="20"/>
          <w:rPrChange w:id="224" w:author="Author" w:date="2026-08-29T16:06:00Z" w16du:dateUtc="2026-08-29T10:36:00Z">
            <w:rPr>
              <w:color w:val="3B3834"/>
              <w:sz w:val="20"/>
            </w:rPr>
          </w:rPrChange>
        </w:rPr>
        <w:t>agency's</w:t>
      </w:r>
      <w:r w:rsidRPr="00221FE2">
        <w:rPr>
          <w:b w:val="0"/>
          <w:color w:val="3B3834"/>
          <w:spacing w:val="40"/>
          <w:sz w:val="20"/>
          <w:rPrChange w:id="225" w:author="Author" w:date="2026-08-29T16:06:00Z" w16du:dateUtc="2026-08-29T10:36:00Z">
            <w:rPr>
              <w:color w:val="3B3834"/>
              <w:spacing w:val="40"/>
              <w:sz w:val="20"/>
            </w:rPr>
          </w:rPrChange>
        </w:rPr>
        <w:t xml:space="preserve"> </w:t>
      </w:r>
      <w:r w:rsidRPr="00221FE2">
        <w:rPr>
          <w:b w:val="0"/>
          <w:color w:val="3B3834"/>
          <w:sz w:val="20"/>
          <w:rPrChange w:id="226" w:author="Author" w:date="2026-08-29T16:06:00Z" w16du:dateUtc="2026-08-29T10:36:00Z">
            <w:rPr>
              <w:color w:val="3B3834"/>
              <w:sz w:val="20"/>
            </w:rPr>
          </w:rPrChange>
        </w:rPr>
        <w:t>lead</w:t>
      </w:r>
      <w:r w:rsidRPr="00221FE2">
        <w:rPr>
          <w:b w:val="0"/>
          <w:color w:val="3B3834"/>
          <w:spacing w:val="33"/>
          <w:sz w:val="20"/>
          <w:rPrChange w:id="227" w:author="Author" w:date="2026-08-29T16:06:00Z" w16du:dateUtc="2026-08-29T10:36:00Z">
            <w:rPr>
              <w:color w:val="3B3834"/>
              <w:spacing w:val="33"/>
              <w:sz w:val="20"/>
            </w:rPr>
          </w:rPrChange>
        </w:rPr>
        <w:t xml:space="preserve"> </w:t>
      </w:r>
      <w:r w:rsidRPr="00221FE2">
        <w:rPr>
          <w:b w:val="0"/>
          <w:color w:val="3B3834"/>
          <w:sz w:val="20"/>
          <w:rPrChange w:id="228" w:author="Author" w:date="2026-08-29T16:06:00Z" w16du:dateUtc="2026-08-29T10:36:00Z">
            <w:rPr>
              <w:color w:val="3B3834"/>
              <w:sz w:val="20"/>
            </w:rPr>
          </w:rPrChange>
        </w:rPr>
        <w:t>accounts</w:t>
      </w:r>
      <w:r w:rsidRPr="00221FE2">
        <w:rPr>
          <w:b w:val="0"/>
          <w:color w:val="3B3834"/>
          <w:spacing w:val="40"/>
          <w:sz w:val="20"/>
          <w:rPrChange w:id="229" w:author="Author" w:date="2026-08-29T16:06:00Z" w16du:dateUtc="2026-08-29T10:36:00Z">
            <w:rPr>
              <w:color w:val="3B3834"/>
              <w:spacing w:val="40"/>
              <w:sz w:val="20"/>
            </w:rPr>
          </w:rPrChange>
        </w:rPr>
        <w:t xml:space="preserve"> </w:t>
      </w:r>
      <w:r w:rsidRPr="00221FE2">
        <w:rPr>
          <w:b w:val="0"/>
          <w:color w:val="3B3834"/>
          <w:sz w:val="20"/>
          <w:rPrChange w:id="230" w:author="Author" w:date="2026-08-29T16:06:00Z" w16du:dateUtc="2026-08-29T10:36:00Z">
            <w:rPr>
              <w:color w:val="3B3834"/>
              <w:sz w:val="20"/>
            </w:rPr>
          </w:rPrChange>
        </w:rPr>
        <w:t>(200%+</w:t>
      </w:r>
      <w:r w:rsidRPr="00221FE2">
        <w:rPr>
          <w:b w:val="0"/>
          <w:color w:val="3B3834"/>
          <w:spacing w:val="40"/>
          <w:sz w:val="20"/>
          <w:rPrChange w:id="231" w:author="Author" w:date="2026-08-29T16:06:00Z" w16du:dateUtc="2026-08-29T10:36:00Z">
            <w:rPr>
              <w:color w:val="3B3834"/>
              <w:spacing w:val="40"/>
              <w:sz w:val="20"/>
            </w:rPr>
          </w:rPrChange>
        </w:rPr>
        <w:t xml:space="preserve"> </w:t>
      </w:r>
      <w:r w:rsidRPr="00221FE2">
        <w:rPr>
          <w:b w:val="0"/>
          <w:color w:val="3B3834"/>
          <w:sz w:val="20"/>
          <w:rPrChange w:id="232" w:author="Author" w:date="2026-08-29T16:06:00Z" w16du:dateUtc="2026-08-29T10:36:00Z">
            <w:rPr>
              <w:color w:val="3B3834"/>
              <w:sz w:val="20"/>
            </w:rPr>
          </w:rPrChange>
        </w:rPr>
        <w:t>year-over-year</w:t>
      </w:r>
      <w:r w:rsidRPr="00221FE2">
        <w:rPr>
          <w:b w:val="0"/>
          <w:color w:val="3B3834"/>
          <w:spacing w:val="40"/>
          <w:sz w:val="20"/>
          <w:rPrChange w:id="233" w:author="Author" w:date="2026-08-29T16:06:00Z" w16du:dateUtc="2026-08-29T10:36:00Z">
            <w:rPr>
              <w:color w:val="3B3834"/>
              <w:spacing w:val="40"/>
              <w:sz w:val="20"/>
            </w:rPr>
          </w:rPrChange>
        </w:rPr>
        <w:t xml:space="preserve"> </w:t>
      </w:r>
      <w:r w:rsidRPr="00221FE2">
        <w:rPr>
          <w:b w:val="0"/>
          <w:color w:val="3B3834"/>
          <w:sz w:val="20"/>
          <w:rPrChange w:id="234" w:author="Author" w:date="2026-08-29T16:06:00Z" w16du:dateUtc="2026-08-29T10:36:00Z">
            <w:rPr>
              <w:color w:val="3B3834"/>
              <w:sz w:val="20"/>
            </w:rPr>
          </w:rPrChange>
        </w:rPr>
        <w:t>growth,</w:t>
      </w:r>
      <w:r w:rsidRPr="00221FE2">
        <w:rPr>
          <w:b w:val="0"/>
          <w:color w:val="3B3834"/>
          <w:spacing w:val="40"/>
          <w:sz w:val="20"/>
          <w:rPrChange w:id="235" w:author="Author" w:date="2026-08-29T16:06:00Z" w16du:dateUtc="2026-08-29T10:36:00Z">
            <w:rPr>
              <w:color w:val="3B3834"/>
              <w:spacing w:val="40"/>
              <w:sz w:val="20"/>
            </w:rPr>
          </w:rPrChange>
        </w:rPr>
        <w:t xml:space="preserve"> </w:t>
      </w:r>
      <w:r w:rsidRPr="00221FE2">
        <w:rPr>
          <w:b w:val="0"/>
          <w:color w:val="3B3834"/>
          <w:sz w:val="20"/>
          <w:rPrChange w:id="236" w:author="Author" w:date="2026-08-29T16:06:00Z" w16du:dateUtc="2026-08-29T10:36:00Z">
            <w:rPr>
              <w:color w:val="3B3834"/>
              <w:sz w:val="20"/>
            </w:rPr>
          </w:rPrChange>
        </w:rPr>
        <w:t>at</w:t>
      </w:r>
      <w:r w:rsidRPr="00221FE2">
        <w:rPr>
          <w:b w:val="0"/>
          <w:color w:val="3B3834"/>
          <w:spacing w:val="40"/>
          <w:sz w:val="20"/>
          <w:rPrChange w:id="237" w:author="Author" w:date="2026-08-29T16:06:00Z" w16du:dateUtc="2026-08-29T10:36:00Z">
            <w:rPr>
              <w:color w:val="3B3834"/>
              <w:spacing w:val="40"/>
              <w:sz w:val="20"/>
            </w:rPr>
          </w:rPrChange>
        </w:rPr>
        <w:t xml:space="preserve"> </w:t>
      </w:r>
      <w:r w:rsidRPr="00221FE2">
        <w:rPr>
          <w:b w:val="0"/>
          <w:color w:val="3B3834"/>
          <w:sz w:val="20"/>
          <w:rPrChange w:id="238" w:author="Author" w:date="2026-08-29T16:06:00Z" w16du:dateUtc="2026-08-29T10:36:00Z">
            <w:rPr>
              <w:color w:val="3B3834"/>
              <w:sz w:val="20"/>
            </w:rPr>
          </w:rPrChange>
        </w:rPr>
        <w:t xml:space="preserve">high </w:t>
      </w:r>
      <w:r w:rsidRPr="00221FE2">
        <w:rPr>
          <w:b w:val="0"/>
          <w:color w:val="3B3834"/>
          <w:w w:val="110"/>
          <w:sz w:val="20"/>
          <w:rPrChange w:id="239" w:author="Author" w:date="2026-08-29T16:06:00Z" w16du:dateUtc="2026-08-29T10:36:00Z">
            <w:rPr>
              <w:color w:val="3B3834"/>
              <w:w w:val="110"/>
              <w:sz w:val="20"/>
            </w:rPr>
          </w:rPrChange>
        </w:rPr>
        <w:t>profitability</w:t>
      </w:r>
      <w:r w:rsidRPr="00221FE2">
        <w:rPr>
          <w:b w:val="0"/>
          <w:color w:val="3B3834"/>
          <w:spacing w:val="-14"/>
          <w:w w:val="110"/>
          <w:sz w:val="20"/>
          <w:rPrChange w:id="240" w:author="Author" w:date="2026-08-29T16:06:00Z" w16du:dateUtc="2026-08-29T10:36:00Z">
            <w:rPr>
              <w:color w:val="3B3834"/>
              <w:spacing w:val="-14"/>
              <w:w w:val="110"/>
              <w:sz w:val="20"/>
            </w:rPr>
          </w:rPrChange>
        </w:rPr>
        <w:t xml:space="preserve"> </w:t>
      </w:r>
      <w:r w:rsidRPr="00221FE2">
        <w:rPr>
          <w:b w:val="0"/>
          <w:color w:val="3B3834"/>
          <w:w w:val="110"/>
          <w:sz w:val="20"/>
          <w:rPrChange w:id="241" w:author="Author" w:date="2026-08-29T16:06:00Z" w16du:dateUtc="2026-08-29T10:36:00Z">
            <w:rPr>
              <w:color w:val="3B3834"/>
              <w:w w:val="110"/>
              <w:sz w:val="20"/>
            </w:rPr>
          </w:rPrChange>
        </w:rPr>
        <w:t>and</w:t>
      </w:r>
      <w:r w:rsidRPr="00221FE2">
        <w:rPr>
          <w:b w:val="0"/>
          <w:color w:val="3B3834"/>
          <w:spacing w:val="-16"/>
          <w:w w:val="110"/>
          <w:sz w:val="20"/>
          <w:rPrChange w:id="242" w:author="Author" w:date="2026-08-29T16:06:00Z" w16du:dateUtc="2026-08-29T10:36:00Z">
            <w:rPr>
              <w:color w:val="3B3834"/>
              <w:spacing w:val="-16"/>
              <w:w w:val="110"/>
              <w:sz w:val="20"/>
            </w:rPr>
          </w:rPrChange>
        </w:rPr>
        <w:t xml:space="preserve"> </w:t>
      </w:r>
      <w:r w:rsidRPr="00221FE2">
        <w:rPr>
          <w:b w:val="0"/>
          <w:color w:val="3B3834"/>
          <w:w w:val="110"/>
          <w:sz w:val="20"/>
          <w:rPrChange w:id="243" w:author="Author" w:date="2026-08-29T16:06:00Z" w16du:dateUtc="2026-08-29T10:36:00Z">
            <w:rPr>
              <w:color w:val="3B3834"/>
              <w:w w:val="110"/>
              <w:sz w:val="20"/>
            </w:rPr>
          </w:rPrChange>
        </w:rPr>
        <w:t>client</w:t>
      </w:r>
      <w:r w:rsidRPr="00221FE2">
        <w:rPr>
          <w:b w:val="0"/>
          <w:color w:val="3B3834"/>
          <w:spacing w:val="-15"/>
          <w:w w:val="110"/>
          <w:sz w:val="20"/>
          <w:rPrChange w:id="244" w:author="Author" w:date="2026-08-29T16:06:00Z" w16du:dateUtc="2026-08-29T10:36:00Z">
            <w:rPr>
              <w:color w:val="3B3834"/>
              <w:spacing w:val="-15"/>
              <w:w w:val="110"/>
              <w:sz w:val="20"/>
            </w:rPr>
          </w:rPrChange>
        </w:rPr>
        <w:t xml:space="preserve"> </w:t>
      </w:r>
      <w:r w:rsidRPr="00221FE2">
        <w:rPr>
          <w:b w:val="0"/>
          <w:color w:val="3B3834"/>
          <w:w w:val="110"/>
          <w:sz w:val="20"/>
          <w:rPrChange w:id="245" w:author="Author" w:date="2026-08-29T16:06:00Z" w16du:dateUtc="2026-08-29T10:36:00Z">
            <w:rPr>
              <w:color w:val="3B3834"/>
              <w:w w:val="110"/>
              <w:sz w:val="20"/>
            </w:rPr>
          </w:rPrChange>
        </w:rPr>
        <w:t>satisfaction).</w:t>
      </w:r>
      <w:r w:rsidRPr="00221FE2">
        <w:rPr>
          <w:b w:val="0"/>
          <w:color w:val="3B3834"/>
          <w:spacing w:val="-15"/>
          <w:w w:val="110"/>
          <w:sz w:val="20"/>
          <w:rPrChange w:id="246" w:author="Author" w:date="2026-08-29T16:06:00Z" w16du:dateUtc="2026-08-29T10:36:00Z">
            <w:rPr>
              <w:color w:val="3B3834"/>
              <w:spacing w:val="-15"/>
              <w:w w:val="110"/>
              <w:sz w:val="20"/>
            </w:rPr>
          </w:rPrChange>
        </w:rPr>
        <w:t xml:space="preserve"> </w:t>
      </w:r>
      <w:r w:rsidRPr="00221FE2">
        <w:rPr>
          <w:b w:val="0"/>
          <w:color w:val="3B3834"/>
          <w:w w:val="110"/>
          <w:sz w:val="20"/>
          <w:rPrChange w:id="247" w:author="Author" w:date="2026-08-29T16:06:00Z" w16du:dateUtc="2026-08-29T10:36:00Z">
            <w:rPr>
              <w:color w:val="3B3834"/>
              <w:w w:val="110"/>
              <w:sz w:val="20"/>
            </w:rPr>
          </w:rPrChange>
        </w:rPr>
        <w:t>Recruited</w:t>
      </w:r>
      <w:r w:rsidRPr="00221FE2">
        <w:rPr>
          <w:b w:val="0"/>
          <w:color w:val="3B3834"/>
          <w:spacing w:val="-16"/>
          <w:w w:val="110"/>
          <w:sz w:val="20"/>
          <w:rPrChange w:id="248" w:author="Author" w:date="2026-08-29T16:06:00Z" w16du:dateUtc="2026-08-29T10:36:00Z">
            <w:rPr>
              <w:color w:val="3B3834"/>
              <w:spacing w:val="-16"/>
              <w:w w:val="110"/>
              <w:sz w:val="20"/>
            </w:rPr>
          </w:rPrChange>
        </w:rPr>
        <w:t xml:space="preserve"> </w:t>
      </w:r>
      <w:r w:rsidRPr="00221FE2">
        <w:rPr>
          <w:b w:val="0"/>
          <w:color w:val="3B3834"/>
          <w:w w:val="110"/>
          <w:sz w:val="20"/>
          <w:rPrChange w:id="249" w:author="Author" w:date="2026-08-29T16:06:00Z" w16du:dateUtc="2026-08-29T10:36:00Z">
            <w:rPr>
              <w:color w:val="3B3834"/>
              <w:w w:val="110"/>
              <w:sz w:val="20"/>
            </w:rPr>
          </w:rPrChange>
        </w:rPr>
        <w:t>and</w:t>
      </w:r>
      <w:r w:rsidRPr="00221FE2">
        <w:rPr>
          <w:b w:val="0"/>
          <w:color w:val="3B3834"/>
          <w:spacing w:val="-15"/>
          <w:w w:val="110"/>
          <w:sz w:val="20"/>
          <w:rPrChange w:id="250" w:author="Author" w:date="2026-08-29T16:06:00Z" w16du:dateUtc="2026-08-29T10:36:00Z">
            <w:rPr>
              <w:color w:val="3B3834"/>
              <w:spacing w:val="-15"/>
              <w:w w:val="110"/>
              <w:sz w:val="20"/>
            </w:rPr>
          </w:rPrChange>
        </w:rPr>
        <w:t xml:space="preserve"> </w:t>
      </w:r>
      <w:r w:rsidRPr="00221FE2">
        <w:rPr>
          <w:b w:val="0"/>
          <w:color w:val="3B3834"/>
          <w:w w:val="110"/>
          <w:sz w:val="20"/>
          <w:rPrChange w:id="251" w:author="Author" w:date="2026-08-29T16:06:00Z" w16du:dateUtc="2026-08-29T10:36:00Z">
            <w:rPr>
              <w:color w:val="3B3834"/>
              <w:w w:val="110"/>
              <w:sz w:val="20"/>
            </w:rPr>
          </w:rPrChange>
        </w:rPr>
        <w:t>grew</w:t>
      </w:r>
      <w:r w:rsidRPr="00221FE2">
        <w:rPr>
          <w:b w:val="0"/>
          <w:color w:val="3B3834"/>
          <w:spacing w:val="-15"/>
          <w:w w:val="110"/>
          <w:sz w:val="20"/>
          <w:rPrChange w:id="252" w:author="Author" w:date="2026-08-29T16:06:00Z" w16du:dateUtc="2026-08-29T10:36:00Z">
            <w:rPr>
              <w:color w:val="3B3834"/>
              <w:spacing w:val="-15"/>
              <w:w w:val="110"/>
              <w:sz w:val="20"/>
            </w:rPr>
          </w:rPrChange>
        </w:rPr>
        <w:t xml:space="preserve"> </w:t>
      </w:r>
      <w:r w:rsidRPr="00221FE2">
        <w:rPr>
          <w:b w:val="0"/>
          <w:color w:val="3B3834"/>
          <w:w w:val="110"/>
          <w:sz w:val="20"/>
          <w:rPrChange w:id="253" w:author="Author" w:date="2026-08-29T16:06:00Z" w16du:dateUtc="2026-08-29T10:36:00Z">
            <w:rPr>
              <w:color w:val="3B3834"/>
              <w:w w:val="110"/>
              <w:sz w:val="20"/>
            </w:rPr>
          </w:rPrChange>
        </w:rPr>
        <w:t>the</w:t>
      </w:r>
      <w:r w:rsidRPr="00221FE2">
        <w:rPr>
          <w:b w:val="0"/>
          <w:color w:val="3B3834"/>
          <w:spacing w:val="-15"/>
          <w:w w:val="110"/>
          <w:sz w:val="20"/>
          <w:rPrChange w:id="254" w:author="Author" w:date="2026-08-29T16:06:00Z" w16du:dateUtc="2026-08-29T10:36:00Z">
            <w:rPr>
              <w:color w:val="3B3834"/>
              <w:spacing w:val="-15"/>
              <w:w w:val="110"/>
              <w:sz w:val="20"/>
            </w:rPr>
          </w:rPrChange>
        </w:rPr>
        <w:t xml:space="preserve"> </w:t>
      </w:r>
      <w:r w:rsidRPr="00221FE2">
        <w:rPr>
          <w:b w:val="0"/>
          <w:color w:val="3B3834"/>
          <w:w w:val="110"/>
          <w:sz w:val="20"/>
          <w:rPrChange w:id="255" w:author="Author" w:date="2026-08-29T16:06:00Z" w16du:dateUtc="2026-08-29T10:36:00Z">
            <w:rPr>
              <w:color w:val="3B3834"/>
              <w:w w:val="110"/>
              <w:sz w:val="20"/>
            </w:rPr>
          </w:rPrChange>
        </w:rPr>
        <w:t>interactive</w:t>
      </w:r>
      <w:r w:rsidRPr="00221FE2">
        <w:rPr>
          <w:b w:val="0"/>
          <w:color w:val="3B3834"/>
          <w:spacing w:val="-15"/>
          <w:w w:val="110"/>
          <w:sz w:val="20"/>
          <w:rPrChange w:id="256" w:author="Author" w:date="2026-08-29T16:06:00Z" w16du:dateUtc="2026-08-29T10:36:00Z">
            <w:rPr>
              <w:color w:val="3B3834"/>
              <w:spacing w:val="-15"/>
              <w:w w:val="110"/>
              <w:sz w:val="20"/>
            </w:rPr>
          </w:rPrChange>
        </w:rPr>
        <w:t xml:space="preserve"> </w:t>
      </w:r>
      <w:r w:rsidRPr="00221FE2">
        <w:rPr>
          <w:b w:val="0"/>
          <w:color w:val="3B3834"/>
          <w:w w:val="110"/>
          <w:sz w:val="20"/>
          <w:rPrChange w:id="257" w:author="Author" w:date="2026-08-29T16:06:00Z" w16du:dateUtc="2026-08-29T10:36:00Z">
            <w:rPr>
              <w:color w:val="3B3834"/>
              <w:w w:val="110"/>
              <w:sz w:val="20"/>
            </w:rPr>
          </w:rPrChange>
        </w:rPr>
        <w:t>team</w:t>
      </w:r>
      <w:r w:rsidRPr="00221FE2">
        <w:rPr>
          <w:b w:val="0"/>
          <w:color w:val="3B3834"/>
          <w:spacing w:val="-15"/>
          <w:w w:val="110"/>
          <w:sz w:val="20"/>
          <w:rPrChange w:id="258" w:author="Author" w:date="2026-08-29T16:06:00Z" w16du:dateUtc="2026-08-29T10:36:00Z">
            <w:rPr>
              <w:color w:val="3B3834"/>
              <w:spacing w:val="-15"/>
              <w:w w:val="110"/>
              <w:sz w:val="20"/>
            </w:rPr>
          </w:rPrChange>
        </w:rPr>
        <w:t xml:space="preserve"> </w:t>
      </w:r>
      <w:r w:rsidRPr="00221FE2">
        <w:rPr>
          <w:b w:val="0"/>
          <w:color w:val="3B3834"/>
          <w:w w:val="110"/>
          <w:sz w:val="20"/>
          <w:rPrChange w:id="259" w:author="Author" w:date="2026-08-29T16:06:00Z" w16du:dateUtc="2026-08-29T10:36:00Z">
            <w:rPr>
              <w:color w:val="3B3834"/>
              <w:w w:val="110"/>
              <w:sz w:val="20"/>
            </w:rPr>
          </w:rPrChange>
        </w:rPr>
        <w:t>from</w:t>
      </w:r>
      <w:r w:rsidRPr="00221FE2">
        <w:rPr>
          <w:b w:val="0"/>
          <w:color w:val="3B3834"/>
          <w:spacing w:val="-16"/>
          <w:w w:val="110"/>
          <w:sz w:val="20"/>
          <w:rPrChange w:id="260" w:author="Author" w:date="2026-08-29T16:06:00Z" w16du:dateUtc="2026-08-29T10:36:00Z">
            <w:rPr>
              <w:color w:val="3B3834"/>
              <w:spacing w:val="-16"/>
              <w:w w:val="110"/>
              <w:sz w:val="20"/>
            </w:rPr>
          </w:rPrChange>
        </w:rPr>
        <w:t xml:space="preserve"> </w:t>
      </w:r>
      <w:r w:rsidRPr="00221FE2">
        <w:rPr>
          <w:b w:val="0"/>
          <w:color w:val="3B3834"/>
          <w:w w:val="110"/>
          <w:sz w:val="20"/>
          <w:rPrChange w:id="261" w:author="Author" w:date="2026-08-29T16:06:00Z" w16du:dateUtc="2026-08-29T10:36:00Z">
            <w:rPr>
              <w:color w:val="3B3834"/>
              <w:w w:val="110"/>
              <w:sz w:val="20"/>
            </w:rPr>
          </w:rPrChange>
        </w:rPr>
        <w:t>four</w:t>
      </w:r>
      <w:r w:rsidRPr="00221FE2">
        <w:rPr>
          <w:b w:val="0"/>
          <w:color w:val="3B3834"/>
          <w:spacing w:val="-15"/>
          <w:w w:val="110"/>
          <w:sz w:val="20"/>
          <w:rPrChange w:id="262" w:author="Author" w:date="2026-08-29T16:06:00Z" w16du:dateUtc="2026-08-29T10:36:00Z">
            <w:rPr>
              <w:color w:val="3B3834"/>
              <w:spacing w:val="-15"/>
              <w:w w:val="110"/>
              <w:sz w:val="20"/>
            </w:rPr>
          </w:rPrChange>
        </w:rPr>
        <w:t xml:space="preserve"> </w:t>
      </w:r>
      <w:r w:rsidRPr="00221FE2">
        <w:rPr>
          <w:b w:val="0"/>
          <w:color w:val="3B3834"/>
          <w:w w:val="110"/>
          <w:sz w:val="20"/>
          <w:rPrChange w:id="263" w:author="Author" w:date="2026-08-29T16:06:00Z" w16du:dateUtc="2026-08-29T10:36:00Z">
            <w:rPr>
              <w:color w:val="3B3834"/>
              <w:w w:val="110"/>
              <w:sz w:val="20"/>
            </w:rPr>
          </w:rPrChange>
        </w:rPr>
        <w:t>to</w:t>
      </w:r>
      <w:r w:rsidRPr="00221FE2">
        <w:rPr>
          <w:b w:val="0"/>
          <w:color w:val="3B3834"/>
          <w:spacing w:val="-15"/>
          <w:w w:val="110"/>
          <w:sz w:val="20"/>
          <w:rPrChange w:id="264" w:author="Author" w:date="2026-08-29T16:06:00Z" w16du:dateUtc="2026-08-29T10:36:00Z">
            <w:rPr>
              <w:color w:val="3B3834"/>
              <w:spacing w:val="-15"/>
              <w:w w:val="110"/>
              <w:sz w:val="20"/>
            </w:rPr>
          </w:rPrChange>
        </w:rPr>
        <w:t xml:space="preserve"> </w:t>
      </w:r>
      <w:r w:rsidRPr="00221FE2">
        <w:rPr>
          <w:b w:val="0"/>
          <w:color w:val="3B3834"/>
          <w:w w:val="110"/>
          <w:sz w:val="20"/>
          <w:rPrChange w:id="265" w:author="Author" w:date="2026-08-29T16:06:00Z" w16du:dateUtc="2026-08-29T10:36:00Z">
            <w:rPr>
              <w:color w:val="3B3834"/>
              <w:w w:val="110"/>
              <w:sz w:val="20"/>
            </w:rPr>
          </w:rPrChange>
        </w:rPr>
        <w:t>about</w:t>
      </w:r>
      <w:r w:rsidRPr="00221FE2">
        <w:rPr>
          <w:b w:val="0"/>
          <w:color w:val="3B3834"/>
          <w:spacing w:val="-13"/>
          <w:w w:val="110"/>
          <w:sz w:val="20"/>
          <w:rPrChange w:id="266" w:author="Author" w:date="2026-08-29T16:06:00Z" w16du:dateUtc="2026-08-29T10:36:00Z">
            <w:rPr>
              <w:color w:val="3B3834"/>
              <w:spacing w:val="-13"/>
              <w:w w:val="110"/>
              <w:sz w:val="20"/>
            </w:rPr>
          </w:rPrChange>
        </w:rPr>
        <w:t xml:space="preserve"> </w:t>
      </w:r>
      <w:r w:rsidRPr="00221FE2">
        <w:rPr>
          <w:b w:val="0"/>
          <w:color w:val="3B3834"/>
          <w:w w:val="110"/>
          <w:sz w:val="20"/>
          <w:rPrChange w:id="267" w:author="Author" w:date="2026-08-29T16:06:00Z" w16du:dateUtc="2026-08-29T10:36:00Z">
            <w:rPr>
              <w:color w:val="3B3834"/>
              <w:w w:val="110"/>
              <w:sz w:val="20"/>
            </w:rPr>
          </w:rPrChange>
        </w:rPr>
        <w:t>36</w:t>
      </w:r>
      <w:r w:rsidRPr="00221FE2">
        <w:rPr>
          <w:b w:val="0"/>
          <w:color w:val="3B3834"/>
          <w:spacing w:val="-16"/>
          <w:w w:val="110"/>
          <w:sz w:val="20"/>
          <w:rPrChange w:id="268" w:author="Author" w:date="2026-08-29T16:06:00Z" w16du:dateUtc="2026-08-29T10:36:00Z">
            <w:rPr>
              <w:color w:val="3B3834"/>
              <w:spacing w:val="-16"/>
              <w:w w:val="110"/>
              <w:sz w:val="20"/>
            </w:rPr>
          </w:rPrChange>
        </w:rPr>
        <w:t xml:space="preserve"> </w:t>
      </w:r>
      <w:r w:rsidRPr="00221FE2">
        <w:rPr>
          <w:b w:val="0"/>
          <w:color w:val="3B3834"/>
          <w:w w:val="110"/>
          <w:sz w:val="20"/>
          <w:rPrChange w:id="269" w:author="Author" w:date="2026-08-29T16:06:00Z" w16du:dateUtc="2026-08-29T10:36:00Z">
            <w:rPr>
              <w:color w:val="3B3834"/>
              <w:w w:val="110"/>
              <w:sz w:val="20"/>
            </w:rPr>
          </w:rPrChange>
        </w:rPr>
        <w:t>(12</w:t>
      </w:r>
      <w:r w:rsidRPr="00221FE2">
        <w:rPr>
          <w:b w:val="0"/>
          <w:color w:val="3B3834"/>
          <w:spacing w:val="-15"/>
          <w:w w:val="110"/>
          <w:sz w:val="20"/>
          <w:rPrChange w:id="270" w:author="Author" w:date="2026-08-29T16:06:00Z" w16du:dateUtc="2026-08-29T10:36:00Z">
            <w:rPr>
              <w:color w:val="3B3834"/>
              <w:spacing w:val="-15"/>
              <w:w w:val="110"/>
              <w:sz w:val="20"/>
            </w:rPr>
          </w:rPrChange>
        </w:rPr>
        <w:t xml:space="preserve"> </w:t>
      </w:r>
      <w:r w:rsidRPr="00221FE2">
        <w:rPr>
          <w:b w:val="0"/>
          <w:color w:val="3B3834"/>
          <w:w w:val="110"/>
          <w:sz w:val="20"/>
          <w:rPrChange w:id="271" w:author="Author" w:date="2026-08-29T16:06:00Z" w16du:dateUtc="2026-08-29T10:36:00Z">
            <w:rPr>
              <w:color w:val="3B3834"/>
              <w:w w:val="110"/>
              <w:sz w:val="20"/>
            </w:rPr>
          </w:rPrChange>
        </w:rPr>
        <w:t>full-time</w:t>
      </w:r>
      <w:r w:rsidRPr="00221FE2">
        <w:rPr>
          <w:b w:val="0"/>
          <w:color w:val="3B3834"/>
          <w:spacing w:val="-11"/>
          <w:w w:val="110"/>
          <w:sz w:val="20"/>
          <w:rPrChange w:id="272" w:author="Author" w:date="2026-08-29T16:06:00Z" w16du:dateUtc="2026-08-29T10:36:00Z">
            <w:rPr>
              <w:color w:val="3B3834"/>
              <w:spacing w:val="-11"/>
              <w:w w:val="110"/>
              <w:sz w:val="20"/>
            </w:rPr>
          </w:rPrChange>
        </w:rPr>
        <w:t xml:space="preserve"> </w:t>
      </w:r>
      <w:r w:rsidRPr="00221FE2">
        <w:rPr>
          <w:b w:val="0"/>
          <w:color w:val="3B3834"/>
          <w:w w:val="110"/>
          <w:sz w:val="20"/>
          <w:rPrChange w:id="273" w:author="Author" w:date="2026-08-29T16:06:00Z" w16du:dateUtc="2026-08-29T10:36:00Z">
            <w:rPr>
              <w:color w:val="3B3834"/>
              <w:w w:val="110"/>
              <w:sz w:val="20"/>
            </w:rPr>
          </w:rPrChange>
        </w:rPr>
        <w:t>plus</w:t>
      </w:r>
      <w:r w:rsidRPr="00221FE2">
        <w:rPr>
          <w:b w:val="0"/>
          <w:color w:val="3B3834"/>
          <w:spacing w:val="-9"/>
          <w:w w:val="110"/>
          <w:sz w:val="20"/>
          <w:rPrChange w:id="274" w:author="Author" w:date="2026-08-29T16:06:00Z" w16du:dateUtc="2026-08-29T10:36:00Z">
            <w:rPr>
              <w:color w:val="3B3834"/>
              <w:spacing w:val="-9"/>
              <w:w w:val="110"/>
              <w:sz w:val="20"/>
            </w:rPr>
          </w:rPrChange>
        </w:rPr>
        <w:t xml:space="preserve"> </w:t>
      </w:r>
      <w:r w:rsidRPr="00221FE2">
        <w:rPr>
          <w:b w:val="0"/>
          <w:color w:val="3B3834"/>
          <w:w w:val="110"/>
          <w:sz w:val="20"/>
          <w:rPrChange w:id="275" w:author="Author" w:date="2026-08-29T16:06:00Z" w16du:dateUtc="2026-08-29T10:36:00Z">
            <w:rPr>
              <w:color w:val="3B3834"/>
              <w:w w:val="110"/>
              <w:sz w:val="20"/>
            </w:rPr>
          </w:rPrChange>
        </w:rPr>
        <w:t>about 24</w:t>
      </w:r>
      <w:r w:rsidRPr="00221FE2">
        <w:rPr>
          <w:b w:val="0"/>
          <w:color w:val="3B3834"/>
          <w:spacing w:val="-11"/>
          <w:w w:val="110"/>
          <w:sz w:val="20"/>
          <w:rPrChange w:id="276" w:author="Author" w:date="2026-08-29T16:06:00Z" w16du:dateUtc="2026-08-29T10:36:00Z">
            <w:rPr>
              <w:color w:val="3B3834"/>
              <w:spacing w:val="-11"/>
              <w:w w:val="110"/>
              <w:sz w:val="20"/>
            </w:rPr>
          </w:rPrChange>
        </w:rPr>
        <w:t xml:space="preserve"> </w:t>
      </w:r>
      <w:r w:rsidRPr="00221FE2">
        <w:rPr>
          <w:b w:val="0"/>
          <w:color w:val="3B3834"/>
          <w:w w:val="110"/>
          <w:sz w:val="20"/>
          <w:rPrChange w:id="277" w:author="Author" w:date="2026-08-29T16:06:00Z" w16du:dateUtc="2026-08-29T10:36:00Z">
            <w:rPr>
              <w:color w:val="3B3834"/>
              <w:w w:val="110"/>
              <w:sz w:val="20"/>
            </w:rPr>
          </w:rPrChange>
        </w:rPr>
        <w:t>contract</w:t>
      </w:r>
      <w:del w:id="278" w:author="Author" w:date="2026-08-29T16:06:00Z" w16du:dateUtc="2026-08-29T10:36:00Z">
        <w:r w:rsidR="00000000">
          <w:rPr>
            <w:color w:val="3B3834"/>
            <w:w w:val="110"/>
            <w:sz w:val="20"/>
          </w:rPr>
          <w:delText>)</w:delText>
        </w:r>
      </w:del>
      <w:ins w:id="279" w:author="Author" w:date="2026-08-29T16:06:00Z" w16du:dateUtc="2026-08-29T10:36:00Z">
        <w:r w:rsidRPr="00221FE2">
          <w:rPr>
            <w:b w:val="0"/>
            <w:bCs w:val="0"/>
            <w:color w:val="3B3834"/>
            <w:w w:val="110"/>
            <w:sz w:val="20"/>
          </w:rPr>
          <w:t>),</w:t>
        </w:r>
      </w:ins>
      <w:r w:rsidRPr="00221FE2">
        <w:rPr>
          <w:b w:val="0"/>
          <w:color w:val="3B3834"/>
          <w:spacing w:val="13"/>
          <w:w w:val="110"/>
          <w:sz w:val="20"/>
          <w:rPrChange w:id="280" w:author="Author" w:date="2026-08-29T16:06:00Z" w16du:dateUtc="2026-08-29T10:36:00Z">
            <w:rPr>
              <w:color w:val="3B3834"/>
              <w:spacing w:val="13"/>
              <w:w w:val="110"/>
              <w:sz w:val="20"/>
            </w:rPr>
          </w:rPrChange>
        </w:rPr>
        <w:t xml:space="preserve"> </w:t>
      </w:r>
      <w:r w:rsidRPr="00221FE2">
        <w:rPr>
          <w:b w:val="0"/>
          <w:color w:val="3B3834"/>
          <w:w w:val="110"/>
          <w:sz w:val="20"/>
          <w:rPrChange w:id="281" w:author="Author" w:date="2026-08-29T16:06:00Z" w16du:dateUtc="2026-08-29T10:36:00Z">
            <w:rPr>
              <w:color w:val="3B3834"/>
              <w:w w:val="110"/>
              <w:sz w:val="20"/>
            </w:rPr>
          </w:rPrChange>
        </w:rPr>
        <w:t>delivering</w:t>
      </w:r>
      <w:r w:rsidRPr="00221FE2">
        <w:rPr>
          <w:b w:val="0"/>
          <w:color w:val="3B3834"/>
          <w:spacing w:val="-3"/>
          <w:w w:val="110"/>
          <w:sz w:val="20"/>
          <w:rPrChange w:id="282" w:author="Author" w:date="2026-08-29T16:06:00Z" w16du:dateUtc="2026-08-29T10:36:00Z">
            <w:rPr>
              <w:color w:val="3B3834"/>
              <w:spacing w:val="-3"/>
              <w:w w:val="110"/>
              <w:sz w:val="20"/>
            </w:rPr>
          </w:rPrChange>
        </w:rPr>
        <w:t xml:space="preserve"> </w:t>
      </w:r>
      <w:r w:rsidRPr="00221FE2">
        <w:rPr>
          <w:b w:val="0"/>
          <w:color w:val="3B3834"/>
          <w:w w:val="110"/>
          <w:sz w:val="20"/>
          <w:rPrChange w:id="283" w:author="Author" w:date="2026-08-29T16:06:00Z" w16du:dateUtc="2026-08-29T10:36:00Z">
            <w:rPr>
              <w:color w:val="3B3834"/>
              <w:w w:val="110"/>
              <w:sz w:val="20"/>
            </w:rPr>
          </w:rPrChange>
        </w:rPr>
        <w:t>across</w:t>
      </w:r>
      <w:r w:rsidRPr="00221FE2">
        <w:rPr>
          <w:b w:val="0"/>
          <w:color w:val="3B3834"/>
          <w:spacing w:val="-13"/>
          <w:w w:val="110"/>
          <w:sz w:val="20"/>
          <w:rPrChange w:id="284" w:author="Author" w:date="2026-08-29T16:06:00Z" w16du:dateUtc="2026-08-29T10:36:00Z">
            <w:rPr>
              <w:color w:val="3B3834"/>
              <w:spacing w:val="-13"/>
              <w:w w:val="110"/>
              <w:sz w:val="20"/>
            </w:rPr>
          </w:rPrChange>
        </w:rPr>
        <w:t xml:space="preserve"> </w:t>
      </w:r>
      <w:r w:rsidRPr="00221FE2">
        <w:rPr>
          <w:b w:val="0"/>
          <w:color w:val="3B3834"/>
          <w:w w:val="110"/>
          <w:sz w:val="20"/>
          <w:rPrChange w:id="285" w:author="Author" w:date="2026-08-29T16:06:00Z" w16du:dateUtc="2026-08-29T10:36:00Z">
            <w:rPr>
              <w:color w:val="3B3834"/>
              <w:w w:val="110"/>
              <w:sz w:val="20"/>
            </w:rPr>
          </w:rPrChange>
        </w:rPr>
        <w:t>100+</w:t>
      </w:r>
      <w:r w:rsidRPr="00221FE2">
        <w:rPr>
          <w:b w:val="0"/>
          <w:color w:val="3B3834"/>
          <w:spacing w:val="-8"/>
          <w:w w:val="110"/>
          <w:sz w:val="20"/>
          <w:rPrChange w:id="286" w:author="Author" w:date="2026-08-29T16:06:00Z" w16du:dateUtc="2026-08-29T10:36:00Z">
            <w:rPr>
              <w:color w:val="3B3834"/>
              <w:spacing w:val="-8"/>
              <w:w w:val="110"/>
              <w:sz w:val="20"/>
            </w:rPr>
          </w:rPrChange>
        </w:rPr>
        <w:t xml:space="preserve"> </w:t>
      </w:r>
      <w:r w:rsidRPr="00221FE2">
        <w:rPr>
          <w:b w:val="0"/>
          <w:color w:val="3B3834"/>
          <w:w w:val="110"/>
          <w:sz w:val="20"/>
          <w:rPrChange w:id="287" w:author="Author" w:date="2026-08-29T16:06:00Z" w16du:dateUtc="2026-08-29T10:36:00Z">
            <w:rPr>
              <w:color w:val="3B3834"/>
              <w:w w:val="110"/>
              <w:sz w:val="20"/>
            </w:rPr>
          </w:rPrChange>
        </w:rPr>
        <w:t>clients.</w:t>
      </w:r>
      <w:commentRangeEnd w:id="171"/>
      <w:r w:rsidR="00C21DA0" w:rsidRPr="00221FE2">
        <w:rPr>
          <w:rStyle w:val="CommentReference"/>
          <w:b w:val="0"/>
          <w:color w:val="87827C"/>
          <w:sz w:val="6"/>
          <w:szCs w:val="21"/>
          <w:rPrChange w:id="288" w:author="Author" w:date="2026-08-29T16:06:00Z" w16du:dateUtc="2026-08-29T10:36:00Z">
            <w:rPr>
              <w:rStyle w:val="CommentReference"/>
              <w:sz w:val="20"/>
              <w:szCs w:val="21"/>
            </w:rPr>
          </w:rPrChange>
        </w:rPr>
        <w:commentReference w:id="171"/>
      </w:r>
    </w:p>
    <w:p w14:paraId="738B6DC5" w14:textId="3BCDEDBF" w:rsidR="00221FE2" w:rsidRPr="00221FE2" w:rsidRDefault="00221FE2" w:rsidP="00F0427F">
      <w:pPr>
        <w:pStyle w:val="ListParagraph"/>
        <w:numPr>
          <w:ilvl w:val="0"/>
          <w:numId w:val="9"/>
        </w:numPr>
        <w:tabs>
          <w:tab w:val="left" w:pos="416"/>
        </w:tabs>
        <w:spacing w:before="120" w:line="276" w:lineRule="auto"/>
        <w:ind w:right="27"/>
        <w:jc w:val="both"/>
        <w:rPr>
          <w:color w:val="87827C"/>
          <w:sz w:val="7"/>
        </w:rPr>
        <w:pPrChange w:id="289" w:author="Author" w:date="2026-08-29T16:06:00Z" w16du:dateUtc="2026-08-29T10:36:00Z">
          <w:pPr>
            <w:pStyle w:val="ListParagraph"/>
            <w:numPr>
              <w:numId w:val="10"/>
            </w:numPr>
            <w:tabs>
              <w:tab w:val="left" w:pos="416"/>
            </w:tabs>
            <w:spacing w:before="61" w:line="300" w:lineRule="auto"/>
            <w:ind w:right="278"/>
          </w:pPr>
        </w:pPrChange>
      </w:pPr>
      <w:r w:rsidRPr="00221FE2">
        <w:rPr>
          <w:b/>
          <w:color w:val="3B3834"/>
          <w:sz w:val="21"/>
        </w:rPr>
        <w:t>Fallon Worldwide, Martin/Williams, and earlier agency work</w:t>
      </w:r>
      <w:del w:id="290" w:author="Author" w:date="2026-08-29T16:06:00Z" w16du:dateUtc="2026-08-29T10:36:00Z">
        <w:r w:rsidR="00000000">
          <w:rPr>
            <w:b/>
            <w:color w:val="3B3834"/>
            <w:sz w:val="21"/>
          </w:rPr>
          <w:delText xml:space="preserve">• </w:delText>
        </w:r>
        <w:r w:rsidR="00000000">
          <w:rPr>
            <w:color w:val="3B3834"/>
            <w:sz w:val="20"/>
          </w:rPr>
          <w:delText>1995 -</w:delText>
        </w:r>
        <w:r w:rsidR="00000000">
          <w:rPr>
            <w:color w:val="3B3834"/>
            <w:spacing w:val="40"/>
            <w:sz w:val="20"/>
          </w:rPr>
          <w:delText xml:space="preserve"> </w:delText>
        </w:r>
        <w:r w:rsidR="00000000">
          <w:rPr>
            <w:color w:val="3B3834"/>
            <w:sz w:val="20"/>
          </w:rPr>
          <w:delText>2004</w:delText>
        </w:r>
      </w:del>
      <w:r w:rsidRPr="00221FE2">
        <w:rPr>
          <w:b/>
          <w:color w:val="3B3834"/>
          <w:sz w:val="21"/>
          <w:rPrChange w:id="291" w:author="Author" w:date="2026-08-29T16:06:00Z" w16du:dateUtc="2026-08-29T10:36:00Z">
            <w:rPr>
              <w:color w:val="3B3834"/>
              <w:sz w:val="20"/>
            </w:rPr>
          </w:rPrChange>
        </w:rPr>
        <w:t xml:space="preserve"> </w:t>
      </w:r>
      <w:r w:rsidRPr="00221FE2">
        <w:rPr>
          <w:b/>
          <w:color w:val="3B3834"/>
          <w:sz w:val="21"/>
          <w:rPrChange w:id="292" w:author="Author" w:date="2026-08-29T16:06:00Z" w16du:dateUtc="2026-08-29T10:36:00Z">
            <w:rPr>
              <w:color w:val="3B3834"/>
              <w:w w:val="95"/>
              <w:sz w:val="20"/>
            </w:rPr>
          </w:rPrChange>
        </w:rPr>
        <w:t xml:space="preserve">• </w:t>
      </w:r>
      <w:r w:rsidRPr="00221FE2">
        <w:rPr>
          <w:color w:val="3B3834"/>
          <w:w w:val="95"/>
          <w:sz w:val="20"/>
          <w:rPrChange w:id="293" w:author="Author" w:date="2026-08-29T16:06:00Z" w16du:dateUtc="2026-08-29T10:36:00Z">
            <w:rPr>
              <w:color w:val="3B3834"/>
              <w:sz w:val="20"/>
            </w:rPr>
          </w:rPrChange>
        </w:rPr>
        <w:t>Freelance</w:t>
      </w:r>
      <w:r w:rsidRPr="00221FE2">
        <w:rPr>
          <w:color w:val="3B3834"/>
          <w:sz w:val="20"/>
        </w:rPr>
        <w:t xml:space="preserve"> and staff</w:t>
      </w:r>
      <w:r w:rsidRPr="00221FE2">
        <w:rPr>
          <w:color w:val="3B3834"/>
          <w:spacing w:val="40"/>
          <w:sz w:val="20"/>
        </w:rPr>
        <w:t xml:space="preserve"> </w:t>
      </w:r>
      <w:r w:rsidRPr="00221FE2">
        <w:rPr>
          <w:color w:val="3B3834"/>
          <w:sz w:val="20"/>
        </w:rPr>
        <w:t>web development:</w:t>
      </w:r>
      <w:r w:rsidRPr="00221FE2">
        <w:rPr>
          <w:color w:val="3B3834"/>
          <w:spacing w:val="40"/>
          <w:sz w:val="20"/>
        </w:rPr>
        <w:t xml:space="preserve"> </w:t>
      </w:r>
      <w:r w:rsidRPr="00221FE2">
        <w:rPr>
          <w:color w:val="3B3834"/>
          <w:sz w:val="20"/>
        </w:rPr>
        <w:t>BMW.com</w:t>
      </w:r>
      <w:r w:rsidRPr="00221FE2">
        <w:rPr>
          <w:color w:val="3B3834"/>
          <w:spacing w:val="40"/>
          <w:sz w:val="20"/>
        </w:rPr>
        <w:t xml:space="preserve"> </w:t>
      </w:r>
      <w:r w:rsidRPr="00221FE2">
        <w:rPr>
          <w:color w:val="3B3834"/>
          <w:sz w:val="20"/>
        </w:rPr>
        <w:t>and</w:t>
      </w:r>
      <w:r w:rsidRPr="00221FE2">
        <w:rPr>
          <w:color w:val="3B3834"/>
          <w:spacing w:val="40"/>
          <w:sz w:val="20"/>
        </w:rPr>
        <w:t xml:space="preserve"> </w:t>
      </w:r>
      <w:r w:rsidRPr="00221FE2">
        <w:rPr>
          <w:color w:val="3B3834"/>
          <w:sz w:val="20"/>
        </w:rPr>
        <w:t>BMWFilms.com</w:t>
      </w:r>
      <w:r w:rsidRPr="00221FE2">
        <w:rPr>
          <w:color w:val="3B3834"/>
          <w:spacing w:val="40"/>
          <w:sz w:val="20"/>
        </w:rPr>
        <w:t xml:space="preserve"> </w:t>
      </w:r>
      <w:r w:rsidRPr="00221FE2">
        <w:rPr>
          <w:color w:val="3B3834"/>
          <w:sz w:val="20"/>
        </w:rPr>
        <w:t>microsites,</w:t>
      </w:r>
      <w:r w:rsidRPr="00221FE2">
        <w:rPr>
          <w:color w:val="3B3834"/>
          <w:spacing w:val="40"/>
          <w:sz w:val="20"/>
        </w:rPr>
        <w:t xml:space="preserve"> </w:t>
      </w:r>
      <w:r w:rsidRPr="00221FE2">
        <w:rPr>
          <w:color w:val="3B3834"/>
          <w:sz w:val="20"/>
        </w:rPr>
        <w:t>the</w:t>
      </w:r>
      <w:r w:rsidRPr="00221FE2">
        <w:rPr>
          <w:color w:val="3B3834"/>
          <w:spacing w:val="40"/>
          <w:sz w:val="20"/>
        </w:rPr>
        <w:t xml:space="preserve"> </w:t>
      </w:r>
      <w:r w:rsidRPr="00221FE2">
        <w:rPr>
          <w:color w:val="3B3834"/>
          <w:sz w:val="20"/>
        </w:rPr>
        <w:t>Bahamas</w:t>
      </w:r>
      <w:r w:rsidRPr="00221FE2">
        <w:rPr>
          <w:color w:val="6B6762"/>
          <w:sz w:val="20"/>
        </w:rPr>
        <w:t>.</w:t>
      </w:r>
      <w:r w:rsidRPr="00221FE2">
        <w:rPr>
          <w:color w:val="3B3834"/>
          <w:sz w:val="20"/>
        </w:rPr>
        <w:t>com</w:t>
      </w:r>
      <w:r w:rsidRPr="00221FE2">
        <w:rPr>
          <w:color w:val="3B3834"/>
          <w:spacing w:val="40"/>
          <w:sz w:val="20"/>
        </w:rPr>
        <w:t xml:space="preserve"> </w:t>
      </w:r>
      <w:r w:rsidRPr="00221FE2">
        <w:rPr>
          <w:color w:val="3B3834"/>
          <w:sz w:val="20"/>
        </w:rPr>
        <w:t>launch,</w:t>
      </w:r>
      <w:r w:rsidRPr="00221FE2">
        <w:rPr>
          <w:color w:val="3B3834"/>
          <w:spacing w:val="40"/>
          <w:sz w:val="20"/>
        </w:rPr>
        <w:t xml:space="preserve"> </w:t>
      </w:r>
      <w:r w:rsidRPr="00221FE2">
        <w:rPr>
          <w:color w:val="3B3834"/>
          <w:sz w:val="20"/>
        </w:rPr>
        <w:t>Timberland,</w:t>
      </w:r>
      <w:r w:rsidRPr="00221FE2">
        <w:rPr>
          <w:color w:val="3B3834"/>
          <w:spacing w:val="80"/>
          <w:sz w:val="20"/>
        </w:rPr>
        <w:t xml:space="preserve"> </w:t>
      </w:r>
      <w:r w:rsidRPr="00221FE2">
        <w:rPr>
          <w:color w:val="3B3834"/>
          <w:sz w:val="20"/>
        </w:rPr>
        <w:t>Microsoft, and</w:t>
      </w:r>
      <w:r w:rsidRPr="00221FE2">
        <w:rPr>
          <w:color w:val="3B3834"/>
          <w:spacing w:val="26"/>
          <w:sz w:val="20"/>
        </w:rPr>
        <w:t xml:space="preserve"> </w:t>
      </w:r>
      <w:r w:rsidRPr="00221FE2">
        <w:rPr>
          <w:color w:val="3B3834"/>
          <w:sz w:val="20"/>
        </w:rPr>
        <w:t>Scotts;</w:t>
      </w:r>
      <w:r w:rsidRPr="00221FE2">
        <w:rPr>
          <w:color w:val="3B3834"/>
          <w:spacing w:val="35"/>
          <w:sz w:val="20"/>
        </w:rPr>
        <w:t xml:space="preserve"> </w:t>
      </w:r>
      <w:r w:rsidRPr="00221FE2">
        <w:rPr>
          <w:color w:val="3B3834"/>
          <w:sz w:val="20"/>
        </w:rPr>
        <w:t>founding</w:t>
      </w:r>
      <w:r w:rsidRPr="00221FE2">
        <w:rPr>
          <w:color w:val="3B3834"/>
          <w:spacing w:val="39"/>
          <w:sz w:val="20"/>
        </w:rPr>
        <w:t xml:space="preserve"> </w:t>
      </w:r>
      <w:r w:rsidRPr="00221FE2">
        <w:rPr>
          <w:color w:val="3B3834"/>
          <w:sz w:val="20"/>
        </w:rPr>
        <w:t>member</w:t>
      </w:r>
      <w:r w:rsidRPr="00221FE2">
        <w:rPr>
          <w:color w:val="3B3834"/>
          <w:spacing w:val="40"/>
          <w:sz w:val="20"/>
        </w:rPr>
        <w:t xml:space="preserve"> </w:t>
      </w:r>
      <w:r w:rsidRPr="00221FE2">
        <w:rPr>
          <w:color w:val="3B3834"/>
          <w:sz w:val="20"/>
        </w:rPr>
        <w:t>of</w:t>
      </w:r>
      <w:r w:rsidRPr="00221FE2">
        <w:rPr>
          <w:color w:val="3B3834"/>
          <w:spacing w:val="39"/>
          <w:sz w:val="20"/>
        </w:rPr>
        <w:t xml:space="preserve"> </w:t>
      </w:r>
      <w:r w:rsidRPr="00221FE2">
        <w:rPr>
          <w:color w:val="3B3834"/>
          <w:sz w:val="20"/>
        </w:rPr>
        <w:t>Martin/Williams Interactive</w:t>
      </w:r>
      <w:r w:rsidRPr="00221FE2">
        <w:rPr>
          <w:color w:val="3B3834"/>
          <w:spacing w:val="40"/>
          <w:sz w:val="20"/>
        </w:rPr>
        <w:t xml:space="preserve"> </w:t>
      </w:r>
      <w:r w:rsidRPr="00221FE2">
        <w:rPr>
          <w:color w:val="3B3834"/>
          <w:sz w:val="20"/>
        </w:rPr>
        <w:t>(Target,</w:t>
      </w:r>
      <w:r w:rsidRPr="00221FE2">
        <w:rPr>
          <w:color w:val="3B3834"/>
          <w:spacing w:val="39"/>
          <w:sz w:val="20"/>
        </w:rPr>
        <w:t xml:space="preserve"> </w:t>
      </w:r>
      <w:r w:rsidRPr="00221FE2">
        <w:rPr>
          <w:color w:val="3B3834"/>
          <w:sz w:val="20"/>
        </w:rPr>
        <w:t>US</w:t>
      </w:r>
      <w:r w:rsidRPr="00221FE2">
        <w:rPr>
          <w:color w:val="3B3834"/>
          <w:spacing w:val="25"/>
          <w:sz w:val="20"/>
        </w:rPr>
        <w:t xml:space="preserve"> </w:t>
      </w:r>
      <w:r w:rsidRPr="00221FE2">
        <w:rPr>
          <w:color w:val="3B3834"/>
          <w:sz w:val="20"/>
        </w:rPr>
        <w:t>Bank,</w:t>
      </w:r>
      <w:r w:rsidRPr="00221FE2">
        <w:rPr>
          <w:color w:val="3B3834"/>
          <w:spacing w:val="40"/>
          <w:sz w:val="20"/>
        </w:rPr>
        <w:t xml:space="preserve"> </w:t>
      </w:r>
      <w:r w:rsidRPr="00221FE2">
        <w:rPr>
          <w:color w:val="3B3834"/>
          <w:sz w:val="20"/>
        </w:rPr>
        <w:t>Walker</w:t>
      </w:r>
      <w:r w:rsidRPr="00221FE2">
        <w:rPr>
          <w:color w:val="3B3834"/>
          <w:spacing w:val="40"/>
          <w:sz w:val="20"/>
        </w:rPr>
        <w:t xml:space="preserve"> </w:t>
      </w:r>
      <w:r w:rsidRPr="00221FE2">
        <w:rPr>
          <w:color w:val="3B3834"/>
          <w:sz w:val="20"/>
        </w:rPr>
        <w:t>Art</w:t>
      </w:r>
      <w:r w:rsidRPr="00221FE2">
        <w:rPr>
          <w:color w:val="3B3834"/>
          <w:spacing w:val="35"/>
          <w:sz w:val="20"/>
        </w:rPr>
        <w:t xml:space="preserve"> </w:t>
      </w:r>
      <w:r w:rsidRPr="00221FE2">
        <w:rPr>
          <w:color w:val="3B3834"/>
          <w:sz w:val="20"/>
        </w:rPr>
        <w:t>Center).</w:t>
      </w:r>
      <w:r w:rsidRPr="00221FE2">
        <w:rPr>
          <w:color w:val="3B3834"/>
          <w:spacing w:val="32"/>
          <w:sz w:val="20"/>
        </w:rPr>
        <w:t xml:space="preserve"> </w:t>
      </w:r>
      <w:r w:rsidRPr="00221FE2">
        <w:rPr>
          <w:color w:val="3B3834"/>
          <w:sz w:val="20"/>
        </w:rPr>
        <w:t>Started</w:t>
      </w:r>
      <w:r w:rsidRPr="00221FE2">
        <w:rPr>
          <w:color w:val="3B3834"/>
          <w:spacing w:val="30"/>
          <w:sz w:val="20"/>
        </w:rPr>
        <w:t xml:space="preserve"> </w:t>
      </w:r>
      <w:r w:rsidRPr="00221FE2">
        <w:rPr>
          <w:color w:val="3B3834"/>
          <w:sz w:val="20"/>
        </w:rPr>
        <w:t>in web development</w:t>
      </w:r>
      <w:r w:rsidRPr="00221FE2">
        <w:rPr>
          <w:color w:val="3B3834"/>
          <w:spacing w:val="40"/>
          <w:sz w:val="20"/>
        </w:rPr>
        <w:t xml:space="preserve"> </w:t>
      </w:r>
      <w:r w:rsidRPr="00221FE2">
        <w:rPr>
          <w:color w:val="3B3834"/>
          <w:sz w:val="20"/>
        </w:rPr>
        <w:t>in 1995</w:t>
      </w:r>
      <w:r w:rsidRPr="00221FE2">
        <w:rPr>
          <w:color w:val="595654"/>
          <w:sz w:val="20"/>
        </w:rPr>
        <w:t>.</w:t>
      </w:r>
    </w:p>
    <w:p w14:paraId="50E2C227" w14:textId="50F2AAA1" w:rsidR="00F22937" w:rsidRPr="00F22937" w:rsidRDefault="00221FE2" w:rsidP="00F22937">
      <w:pPr>
        <w:pStyle w:val="BodyText"/>
        <w:spacing w:before="105" w:line="276" w:lineRule="auto"/>
        <w:ind w:left="148" w:right="27"/>
        <w:rPr>
          <w:i/>
          <w:color w:val="87827C"/>
          <w:rPrChange w:id="294" w:author="Author" w:date="2026-08-29T16:06:00Z" w16du:dateUtc="2026-08-29T10:36:00Z">
            <w:rPr>
              <w:i/>
            </w:rPr>
          </w:rPrChange>
        </w:rPr>
        <w:pPrChange w:id="295" w:author="Author" w:date="2026-08-29T16:06:00Z" w16du:dateUtc="2026-08-29T10:36:00Z">
          <w:pPr>
            <w:pStyle w:val="BodyText"/>
            <w:spacing w:before="105" w:line="256" w:lineRule="auto"/>
            <w:ind w:left="148" w:right="250"/>
          </w:pPr>
        </w:pPrChange>
      </w:pPr>
      <w:commentRangeStart w:id="296"/>
      <w:r>
        <w:rPr>
          <w:color w:val="6B6762"/>
        </w:rPr>
        <w:t>Early recognition: AIGA Silver and D&amp;AD (British Design and Art Direction)</w:t>
      </w:r>
      <w:r>
        <w:rPr>
          <w:color w:val="6B6762"/>
          <w:spacing w:val="29"/>
        </w:rPr>
        <w:t xml:space="preserve"> </w:t>
      </w:r>
      <w:r>
        <w:rPr>
          <w:color w:val="6B6762"/>
        </w:rPr>
        <w:t xml:space="preserve">Merit awards, a Microsoft case-study feature, and work featured in </w:t>
      </w:r>
      <w:r>
        <w:rPr>
          <w:i/>
          <w:color w:val="6B6762"/>
        </w:rPr>
        <w:t>The Web Design WOW! Book</w:t>
      </w:r>
      <w:r>
        <w:rPr>
          <w:i/>
          <w:color w:val="87827C"/>
        </w:rPr>
        <w:t>.</w:t>
      </w:r>
      <w:commentRangeEnd w:id="296"/>
      <w:r w:rsidR="00C21DA0" w:rsidRPr="00F22937">
        <w:rPr>
          <w:rStyle w:val="CommentReference"/>
          <w:i/>
          <w:color w:val="87827C"/>
          <w:sz w:val="20"/>
          <w:szCs w:val="20"/>
          <w:rPrChange w:id="297" w:author="Author" w:date="2026-08-29T16:06:00Z" w16du:dateUtc="2026-08-29T10:36:00Z">
            <w:rPr>
              <w:rStyle w:val="CommentReference"/>
              <w:i/>
              <w:sz w:val="20"/>
              <w:szCs w:val="20"/>
            </w:rPr>
          </w:rPrChange>
        </w:rPr>
        <w:commentReference w:id="296"/>
      </w:r>
    </w:p>
    <w:p w14:paraId="2142943B" w14:textId="77777777" w:rsidR="00CB6FBA" w:rsidRDefault="00CB6FBA">
      <w:pPr>
        <w:pStyle w:val="BodyText"/>
        <w:spacing w:before="40"/>
        <w:rPr>
          <w:del w:id="298" w:author="Author" w:date="2026-08-29T16:06:00Z" w16du:dateUtc="2026-08-29T10:36:00Z"/>
          <w:i/>
        </w:rPr>
      </w:pPr>
    </w:p>
    <w:p w14:paraId="1CF0D0BB" w14:textId="77777777" w:rsidR="00FE4EDA" w:rsidRPr="00221FE2" w:rsidRDefault="00000000" w:rsidP="00221FE2">
      <w:pPr>
        <w:tabs>
          <w:tab w:val="left" w:pos="556"/>
        </w:tabs>
        <w:spacing w:before="240" w:line="276" w:lineRule="auto"/>
        <w:ind w:left="159" w:right="27"/>
        <w:rPr>
          <w:moveFrom w:id="299" w:author="Author" w:date="2026-08-29T16:06:00Z" w16du:dateUtc="2026-08-29T10:36:00Z"/>
          <w:b/>
          <w:sz w:val="20"/>
          <w:rPrChange w:id="300" w:author="Author" w:date="2026-08-29T16:06:00Z" w16du:dateUtc="2026-08-29T10:36:00Z">
            <w:rPr>
              <w:moveFrom w:id="301" w:author="Author" w:date="2026-08-29T16:06:00Z" w16du:dateUtc="2026-08-29T10:36:00Z"/>
              <w:sz w:val="16"/>
            </w:rPr>
          </w:rPrChange>
        </w:rPr>
        <w:pPrChange w:id="302" w:author="Author" w:date="2026-08-29T16:06:00Z" w16du:dateUtc="2026-08-29T10:36:00Z">
          <w:pPr>
            <w:tabs>
              <w:tab w:val="left" w:pos="556"/>
            </w:tabs>
            <w:spacing w:before="1"/>
            <w:ind w:left="159"/>
          </w:pPr>
        </w:pPrChange>
      </w:pPr>
      <w:del w:id="303" w:author="Author" w:date="2026-08-29T16:06:00Z" w16du:dateUtc="2026-08-29T10:36:00Z">
        <w:r>
          <w:rPr>
            <w:color w:val="6B6762"/>
            <w:spacing w:val="-5"/>
            <w:w w:val="125"/>
            <w:sz w:val="16"/>
          </w:rPr>
          <w:delText>//</w:delText>
        </w:r>
        <w:r>
          <w:rPr>
            <w:color w:val="6B6762"/>
            <w:sz w:val="16"/>
          </w:rPr>
          <w:tab/>
        </w:r>
      </w:del>
      <w:moveFromRangeStart w:id="304" w:author="Author" w:date="2026-08-29T16:06:00Z" w:name="move238911999"/>
      <w:moveFrom w:id="305" w:author="Author" w:date="2026-08-29T16:06:00Z" w16du:dateUtc="2026-08-29T10:36:00Z">
        <w:r w:rsidR="00FE4EDA" w:rsidRPr="00221FE2">
          <w:rPr>
            <w:b/>
            <w:color w:val="6B6762"/>
            <w:spacing w:val="-2"/>
            <w:w w:val="125"/>
            <w:sz w:val="20"/>
            <w:rPrChange w:id="306" w:author="Author" w:date="2026-08-29T16:06:00Z" w16du:dateUtc="2026-08-29T10:36:00Z">
              <w:rPr>
                <w:color w:val="6B6762"/>
                <w:spacing w:val="-2"/>
                <w:w w:val="125"/>
                <w:sz w:val="16"/>
              </w:rPr>
            </w:rPrChange>
          </w:rPr>
          <w:t>SKILLS</w:t>
        </w:r>
      </w:moveFrom>
    </w:p>
    <w:moveFromRangeEnd w:id="304"/>
    <w:p w14:paraId="56174629" w14:textId="77777777" w:rsidR="00CB6FBA" w:rsidRDefault="00000000">
      <w:pPr>
        <w:pStyle w:val="BodyText"/>
        <w:spacing w:before="9"/>
        <w:rPr>
          <w:del w:id="307" w:author="Author" w:date="2026-08-29T16:06:00Z" w16du:dateUtc="2026-08-29T10:36:00Z"/>
          <w:sz w:val="6"/>
        </w:rPr>
      </w:pPr>
      <w:del w:id="308" w:author="Author" w:date="2026-08-29T16:06:00Z" w16du:dateUtc="2026-08-29T10:36:00Z">
        <w:r>
          <w:rPr>
            <w:noProof/>
            <w:sz w:val="6"/>
          </w:rPr>
          <mc:AlternateContent>
            <mc:Choice Requires="wps">
              <w:drawing>
                <wp:anchor distT="0" distB="0" distL="0" distR="0" simplePos="0" relativeHeight="487595520" behindDoc="1" locked="0" layoutInCell="1" allowOverlap="1" wp14:anchorId="3AFF648D" wp14:editId="72C141CC">
                  <wp:simplePos x="0" y="0"/>
                  <wp:positionH relativeFrom="page">
                    <wp:posOffset>552450</wp:posOffset>
                  </wp:positionH>
                  <wp:positionV relativeFrom="paragraph">
                    <wp:posOffset>65276</wp:posOffset>
                  </wp:positionV>
                  <wp:extent cx="6667500" cy="9525"/>
                  <wp:effectExtent l="0" t="0" r="0" b="0"/>
                  <wp:wrapTopAndBottom/>
                  <wp:docPr id="337496198"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9525"/>
                          </a:xfrm>
                          <a:custGeom>
                            <a:avLst/>
                            <a:gdLst/>
                            <a:ahLst/>
                            <a:cxnLst/>
                            <a:rect l="l" t="t" r="r" b="b"/>
                            <a:pathLst>
                              <a:path w="6667500" h="9525">
                                <a:moveTo>
                                  <a:pt x="6667500" y="0"/>
                                </a:moveTo>
                                <a:lnTo>
                                  <a:pt x="0" y="0"/>
                                </a:lnTo>
                                <a:lnTo>
                                  <a:pt x="0" y="9525"/>
                                </a:lnTo>
                                <a:lnTo>
                                  <a:pt x="6667500" y="9525"/>
                                </a:lnTo>
                                <a:lnTo>
                                  <a:pt x="6667500" y="0"/>
                                </a:lnTo>
                                <a:close/>
                              </a:path>
                            </a:pathLst>
                          </a:custGeom>
                          <a:solidFill>
                            <a:srgbClr val="D9D4C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5pt;margin-top:5.139863pt;width:525.000008pt;height:.75pt;mso-position-horizontal-relative:page;mso-position-vertical-relative:paragraph;z-index:-15727616;mso-wrap-distance-left:0;mso-wrap-distance-right:0" id="docshape4" filled="true" fillcolor="#d9d4c8" stroked="false">
                  <v:fill type="solid"/>
                  <w10:wrap type="topAndBottom"/>
                </v:rect>
              </w:pict>
            </mc:Fallback>
          </mc:AlternateContent>
        </w:r>
      </w:del>
    </w:p>
    <w:p w14:paraId="55EB6889" w14:textId="77777777" w:rsidR="00CB6FBA" w:rsidRDefault="00000000">
      <w:pPr>
        <w:pStyle w:val="BodyText"/>
        <w:spacing w:before="175" w:line="350" w:lineRule="auto"/>
        <w:ind w:left="146" w:firstLine="8"/>
        <w:rPr>
          <w:del w:id="309" w:author="Author" w:date="2026-08-29T16:06:00Z" w16du:dateUtc="2026-08-29T10:36:00Z"/>
        </w:rPr>
      </w:pPr>
      <w:del w:id="310" w:author="Author" w:date="2026-08-29T16:06:00Z" w16du:dateUtc="2026-08-29T10:36:00Z">
        <w:r>
          <w:rPr>
            <w:b/>
            <w:color w:val="231F1F"/>
            <w:sz w:val="21"/>
          </w:rPr>
          <w:delText>Al/</w:delText>
        </w:r>
        <w:commentRangeStart w:id="311"/>
        <w:r>
          <w:rPr>
            <w:b/>
            <w:color w:val="231F1F"/>
            <w:sz w:val="21"/>
          </w:rPr>
          <w:delText>Agentic:</w:delText>
        </w:r>
        <w:r>
          <w:rPr>
            <w:b/>
            <w:color w:val="231F1F"/>
            <w:spacing w:val="40"/>
            <w:sz w:val="21"/>
          </w:rPr>
          <w:delText xml:space="preserve"> </w:delText>
        </w:r>
        <w:r>
          <w:rPr>
            <w:color w:val="3B3834"/>
          </w:rPr>
          <w:delText>LLM</w:delText>
        </w:r>
        <w:r>
          <w:rPr>
            <w:color w:val="3B3834"/>
            <w:spacing w:val="40"/>
          </w:rPr>
          <w:delText xml:space="preserve"> </w:delText>
        </w:r>
        <w:r>
          <w:rPr>
            <w:color w:val="3B3834"/>
          </w:rPr>
          <w:delText>orchestration</w:delText>
        </w:r>
        <w:r>
          <w:rPr>
            <w:color w:val="3B3834"/>
            <w:spacing w:val="78"/>
          </w:rPr>
          <w:delText xml:space="preserve"> </w:delText>
        </w:r>
        <w:r>
          <w:rPr>
            <w:color w:val="3B3834"/>
          </w:rPr>
          <w:delText>and</w:delText>
        </w:r>
        <w:r>
          <w:rPr>
            <w:color w:val="3B3834"/>
            <w:spacing w:val="40"/>
          </w:rPr>
          <w:delText xml:space="preserve"> </w:delText>
        </w:r>
        <w:r>
          <w:rPr>
            <w:color w:val="3B3834"/>
          </w:rPr>
          <w:delText>multi-agent</w:delText>
        </w:r>
        <w:r>
          <w:rPr>
            <w:color w:val="3B3834"/>
            <w:spacing w:val="80"/>
          </w:rPr>
          <w:delText xml:space="preserve"> </w:delText>
        </w:r>
        <w:r>
          <w:rPr>
            <w:color w:val="3B3834"/>
          </w:rPr>
          <w:delText>workflows</w:delText>
        </w:r>
        <w:r>
          <w:rPr>
            <w:color w:val="3B3834"/>
            <w:spacing w:val="80"/>
          </w:rPr>
          <w:delText xml:space="preserve"> </w:delText>
        </w:r>
        <w:r>
          <w:rPr>
            <w:color w:val="3B3834"/>
            <w:w w:val="95"/>
          </w:rPr>
          <w:delText>•</w:delText>
        </w:r>
        <w:r>
          <w:rPr>
            <w:color w:val="3B3834"/>
            <w:spacing w:val="40"/>
          </w:rPr>
          <w:delText xml:space="preserve"> </w:delText>
        </w:r>
        <w:r>
          <w:rPr>
            <w:color w:val="3B3834"/>
          </w:rPr>
          <w:delText>MCP</w:delText>
        </w:r>
        <w:r>
          <w:rPr>
            <w:color w:val="3B3834"/>
            <w:spacing w:val="40"/>
          </w:rPr>
          <w:delText xml:space="preserve"> </w:delText>
        </w:r>
        <w:r>
          <w:rPr>
            <w:color w:val="3B3834"/>
          </w:rPr>
          <w:delText>servers</w:delText>
        </w:r>
        <w:r>
          <w:rPr>
            <w:color w:val="3B3834"/>
            <w:spacing w:val="80"/>
          </w:rPr>
          <w:delText xml:space="preserve"> </w:delText>
        </w:r>
        <w:r>
          <w:rPr>
            <w:color w:val="3B3834"/>
            <w:w w:val="95"/>
          </w:rPr>
          <w:delText>•</w:delText>
        </w:r>
        <w:r>
          <w:rPr>
            <w:color w:val="3B3834"/>
            <w:spacing w:val="40"/>
          </w:rPr>
          <w:delText xml:space="preserve"> </w:delText>
        </w:r>
        <w:r>
          <w:rPr>
            <w:color w:val="3B3834"/>
          </w:rPr>
          <w:delText>agentic</w:delText>
        </w:r>
        <w:r>
          <w:rPr>
            <w:color w:val="3B3834"/>
            <w:spacing w:val="80"/>
          </w:rPr>
          <w:delText xml:space="preserve"> </w:delText>
        </w:r>
        <w:r>
          <w:rPr>
            <w:color w:val="3B3834"/>
          </w:rPr>
          <w:delText>migration</w:delText>
        </w:r>
        <w:r>
          <w:rPr>
            <w:color w:val="3B3834"/>
            <w:spacing w:val="40"/>
          </w:rPr>
          <w:delText xml:space="preserve"> </w:delText>
        </w:r>
        <w:r>
          <w:rPr>
            <w:color w:val="3B3834"/>
          </w:rPr>
          <w:delText>pipelines</w:delText>
        </w:r>
        <w:r>
          <w:rPr>
            <w:color w:val="3B3834"/>
            <w:spacing w:val="78"/>
          </w:rPr>
          <w:delText xml:space="preserve"> </w:delText>
        </w:r>
        <w:r>
          <w:rPr>
            <w:color w:val="3B3834"/>
            <w:w w:val="95"/>
          </w:rPr>
          <w:delText xml:space="preserve">• </w:delText>
        </w:r>
        <w:r>
          <w:rPr>
            <w:color w:val="3B3834"/>
          </w:rPr>
          <w:delText>production</w:delText>
        </w:r>
        <w:r>
          <w:rPr>
            <w:color w:val="3B3834"/>
            <w:spacing w:val="33"/>
          </w:rPr>
          <w:delText xml:space="preserve"> </w:delText>
        </w:r>
        <w:r>
          <w:rPr>
            <w:color w:val="3B3834"/>
          </w:rPr>
          <w:delText>LLM</w:delText>
        </w:r>
        <w:r>
          <w:rPr>
            <w:color w:val="3B3834"/>
            <w:spacing w:val="34"/>
          </w:rPr>
          <w:delText xml:space="preserve"> </w:delText>
        </w:r>
        <w:r>
          <w:rPr>
            <w:color w:val="3B3834"/>
          </w:rPr>
          <w:delText>API</w:delText>
        </w:r>
        <w:r>
          <w:rPr>
            <w:color w:val="3B3834"/>
            <w:spacing w:val="21"/>
          </w:rPr>
          <w:delText xml:space="preserve"> </w:delText>
        </w:r>
        <w:r>
          <w:rPr>
            <w:color w:val="3B3834"/>
          </w:rPr>
          <w:delText>integration</w:delText>
        </w:r>
        <w:r>
          <w:rPr>
            <w:color w:val="3B3834"/>
            <w:spacing w:val="40"/>
          </w:rPr>
          <w:delText xml:space="preserve"> </w:delText>
        </w:r>
        <w:r>
          <w:rPr>
            <w:color w:val="3B3834"/>
            <w:w w:val="95"/>
          </w:rPr>
          <w:delText>•</w:delText>
        </w:r>
        <w:r>
          <w:rPr>
            <w:color w:val="3B3834"/>
            <w:spacing w:val="40"/>
          </w:rPr>
          <w:delText xml:space="preserve"> </w:delText>
        </w:r>
        <w:r>
          <w:rPr>
            <w:color w:val="3B3834"/>
          </w:rPr>
          <w:delText>prompt</w:delText>
        </w:r>
        <w:r>
          <w:rPr>
            <w:color w:val="3B3834"/>
            <w:spacing w:val="40"/>
          </w:rPr>
          <w:delText xml:space="preserve"> </w:delText>
        </w:r>
        <w:r>
          <w:rPr>
            <w:color w:val="3B3834"/>
          </w:rPr>
          <w:delText>and</w:delText>
        </w:r>
        <w:r>
          <w:rPr>
            <w:color w:val="3B3834"/>
            <w:spacing w:val="26"/>
          </w:rPr>
          <w:delText xml:space="preserve"> </w:delText>
        </w:r>
        <w:r>
          <w:rPr>
            <w:color w:val="3B3834"/>
          </w:rPr>
          <w:delText>agent</w:delText>
        </w:r>
        <w:r>
          <w:rPr>
            <w:color w:val="3B3834"/>
            <w:spacing w:val="40"/>
          </w:rPr>
          <w:delText xml:space="preserve"> </w:delText>
        </w:r>
        <w:r>
          <w:rPr>
            <w:color w:val="3B3834"/>
          </w:rPr>
          <w:delText>design</w:delText>
        </w:r>
        <w:r>
          <w:rPr>
            <w:color w:val="3B3834"/>
            <w:spacing w:val="38"/>
          </w:rPr>
          <w:delText xml:space="preserve"> </w:delText>
        </w:r>
        <w:r>
          <w:rPr>
            <w:color w:val="3B3834"/>
            <w:w w:val="95"/>
          </w:rPr>
          <w:delText>•</w:delText>
        </w:r>
        <w:r>
          <w:rPr>
            <w:color w:val="3B3834"/>
            <w:spacing w:val="40"/>
          </w:rPr>
          <w:delText xml:space="preserve"> </w:delText>
        </w:r>
        <w:r>
          <w:rPr>
            <w:color w:val="3B3834"/>
          </w:rPr>
          <w:delText>LangChain</w:delText>
        </w:r>
        <w:r>
          <w:rPr>
            <w:color w:val="3B3834"/>
            <w:spacing w:val="40"/>
          </w:rPr>
          <w:delText xml:space="preserve"> </w:delText>
        </w:r>
        <w:r>
          <w:rPr>
            <w:color w:val="3B3834"/>
            <w:w w:val="95"/>
          </w:rPr>
          <w:delText>•</w:delText>
        </w:r>
        <w:r>
          <w:rPr>
            <w:color w:val="3B3834"/>
            <w:spacing w:val="38"/>
          </w:rPr>
          <w:delText xml:space="preserve"> </w:delText>
        </w:r>
        <w:r>
          <w:rPr>
            <w:color w:val="3B3834"/>
          </w:rPr>
          <w:delText>Chainlit</w:delText>
        </w:r>
        <w:r>
          <w:rPr>
            <w:color w:val="3B3834"/>
            <w:spacing w:val="40"/>
          </w:rPr>
          <w:delText xml:space="preserve"> </w:delText>
        </w:r>
        <w:r>
          <w:rPr>
            <w:color w:val="3B3834"/>
            <w:w w:val="95"/>
          </w:rPr>
          <w:delText>•</w:delText>
        </w:r>
        <w:r>
          <w:rPr>
            <w:color w:val="3B3834"/>
            <w:spacing w:val="31"/>
          </w:rPr>
          <w:delText xml:space="preserve"> </w:delText>
        </w:r>
        <w:r>
          <w:rPr>
            <w:color w:val="3B3834"/>
          </w:rPr>
          <w:delText>Claude</w:delText>
        </w:r>
        <w:r>
          <w:rPr>
            <w:color w:val="3B3834"/>
            <w:spacing w:val="33"/>
          </w:rPr>
          <w:delText xml:space="preserve"> </w:delText>
        </w:r>
        <w:r>
          <w:rPr>
            <w:color w:val="3B3834"/>
          </w:rPr>
          <w:delText>and</w:delText>
        </w:r>
        <w:r>
          <w:rPr>
            <w:color w:val="3B3834"/>
            <w:spacing w:val="22"/>
          </w:rPr>
          <w:delText xml:space="preserve"> </w:delText>
        </w:r>
        <w:r>
          <w:rPr>
            <w:color w:val="3B3834"/>
          </w:rPr>
          <w:delText>OpenAI</w:delText>
        </w:r>
        <w:r>
          <w:rPr>
            <w:color w:val="3B3834"/>
            <w:spacing w:val="40"/>
          </w:rPr>
          <w:delText xml:space="preserve"> </w:delText>
        </w:r>
        <w:r>
          <w:rPr>
            <w:color w:val="3B3834"/>
          </w:rPr>
          <w:delText>APls</w:delText>
        </w:r>
        <w:r>
          <w:rPr>
            <w:color w:val="3B3834"/>
            <w:spacing w:val="36"/>
          </w:rPr>
          <w:delText xml:space="preserve"> </w:delText>
        </w:r>
        <w:r>
          <w:rPr>
            <w:color w:val="3B3834"/>
            <w:w w:val="95"/>
          </w:rPr>
          <w:delText xml:space="preserve">• </w:delText>
        </w:r>
        <w:r>
          <w:rPr>
            <w:color w:val="3B3834"/>
          </w:rPr>
          <w:delText>Claude</w:delText>
        </w:r>
        <w:r>
          <w:rPr>
            <w:color w:val="3B3834"/>
            <w:spacing w:val="40"/>
          </w:rPr>
          <w:delText xml:space="preserve"> </w:delText>
        </w:r>
        <w:r>
          <w:rPr>
            <w:color w:val="3B3834"/>
          </w:rPr>
          <w:delText>Code,</w:delText>
        </w:r>
        <w:r>
          <w:rPr>
            <w:color w:val="3B3834"/>
            <w:spacing w:val="40"/>
          </w:rPr>
          <w:delText xml:space="preserve"> </w:delText>
        </w:r>
        <w:r>
          <w:rPr>
            <w:color w:val="3B3834"/>
          </w:rPr>
          <w:delText>Copilot,</w:delText>
        </w:r>
        <w:r>
          <w:rPr>
            <w:color w:val="3B3834"/>
            <w:spacing w:val="40"/>
          </w:rPr>
          <w:delText xml:space="preserve"> </w:delText>
        </w:r>
        <w:r>
          <w:rPr>
            <w:color w:val="3B3834"/>
          </w:rPr>
          <w:delText>and</w:delText>
        </w:r>
        <w:r>
          <w:rPr>
            <w:color w:val="3B3834"/>
            <w:spacing w:val="40"/>
          </w:rPr>
          <w:delText xml:space="preserve"> </w:delText>
        </w:r>
        <w:r>
          <w:rPr>
            <w:color w:val="3B3834"/>
          </w:rPr>
          <w:delText>ChatGPT</w:delText>
        </w:r>
        <w:r>
          <w:rPr>
            <w:color w:val="3B3834"/>
            <w:spacing w:val="40"/>
          </w:rPr>
          <w:delText xml:space="preserve"> </w:delText>
        </w:r>
        <w:r>
          <w:rPr>
            <w:color w:val="3B3834"/>
          </w:rPr>
          <w:delText>via</w:delText>
        </w:r>
        <w:r>
          <w:rPr>
            <w:color w:val="3B3834"/>
            <w:spacing w:val="40"/>
          </w:rPr>
          <w:delText xml:space="preserve"> </w:delText>
        </w:r>
        <w:r>
          <w:rPr>
            <w:color w:val="3B3834"/>
          </w:rPr>
          <w:delText>VS Code</w:delText>
        </w:r>
      </w:del>
      <w:commentRangeEnd w:id="311"/>
      <w:r w:rsidR="005A3916">
        <w:rPr>
          <w:rStyle w:val="CommentReference"/>
          <w:sz w:val="20"/>
          <w:szCs w:val="20"/>
        </w:rPr>
        <w:commentReference w:id="311"/>
      </w:r>
    </w:p>
    <w:p w14:paraId="43164136" w14:textId="77777777" w:rsidR="00CB6FBA" w:rsidRDefault="00000000">
      <w:pPr>
        <w:pStyle w:val="BodyText"/>
        <w:spacing w:before="86" w:line="338" w:lineRule="auto"/>
        <w:ind w:left="146" w:firstLine="2"/>
        <w:rPr>
          <w:del w:id="313" w:author="Author" w:date="2026-08-29T16:06:00Z" w16du:dateUtc="2026-08-29T10:36:00Z"/>
        </w:rPr>
      </w:pPr>
      <w:del w:id="314" w:author="Author" w:date="2026-08-29T16:06:00Z" w16du:dateUtc="2026-08-29T10:36:00Z">
        <w:r>
          <w:rPr>
            <w:b/>
            <w:color w:val="231F1F"/>
            <w:sz w:val="21"/>
          </w:rPr>
          <w:delText>Frontend:</w:delText>
        </w:r>
        <w:r>
          <w:rPr>
            <w:b/>
            <w:color w:val="231F1F"/>
            <w:spacing w:val="36"/>
            <w:sz w:val="21"/>
          </w:rPr>
          <w:delText xml:space="preserve"> </w:delText>
        </w:r>
        <w:r>
          <w:rPr>
            <w:color w:val="3B3834"/>
          </w:rPr>
          <w:delText>React</w:delText>
        </w:r>
        <w:r>
          <w:rPr>
            <w:color w:val="3B3834"/>
            <w:spacing w:val="40"/>
          </w:rPr>
          <w:delText xml:space="preserve"> </w:delText>
        </w:r>
        <w:commentRangeStart w:id="315"/>
        <w:r>
          <w:rPr>
            <w:color w:val="595654"/>
            <w:w w:val="95"/>
          </w:rPr>
          <w:delText>•</w:delText>
        </w:r>
        <w:r>
          <w:rPr>
            <w:color w:val="595654"/>
            <w:spacing w:val="40"/>
          </w:rPr>
          <w:delText xml:space="preserve"> </w:delText>
        </w:r>
        <w:r>
          <w:rPr>
            <w:color w:val="3B3834"/>
          </w:rPr>
          <w:delText>Next</w:delText>
        </w:r>
        <w:r>
          <w:rPr>
            <w:color w:val="595654"/>
          </w:rPr>
          <w:delText>.</w:delText>
        </w:r>
        <w:r>
          <w:rPr>
            <w:color w:val="3B3834"/>
          </w:rPr>
          <w:delText>js</w:delText>
        </w:r>
        <w:r>
          <w:rPr>
            <w:color w:val="3B3834"/>
            <w:spacing w:val="31"/>
          </w:rPr>
          <w:delText xml:space="preserve"> </w:delText>
        </w:r>
        <w:r>
          <w:rPr>
            <w:color w:val="595654"/>
            <w:w w:val="95"/>
          </w:rPr>
          <w:delText>•</w:delText>
        </w:r>
        <w:r>
          <w:rPr>
            <w:color w:val="595654"/>
            <w:spacing w:val="40"/>
          </w:rPr>
          <w:delText xml:space="preserve"> </w:delText>
        </w:r>
        <w:r>
          <w:rPr>
            <w:color w:val="3B3834"/>
          </w:rPr>
          <w:delText>Typescript</w:delText>
        </w:r>
        <w:r>
          <w:rPr>
            <w:color w:val="3B3834"/>
            <w:spacing w:val="67"/>
          </w:rPr>
          <w:delText xml:space="preserve"> </w:delText>
        </w:r>
        <w:r>
          <w:rPr>
            <w:color w:val="3B3834"/>
            <w:w w:val="95"/>
          </w:rPr>
          <w:delText>•</w:delText>
        </w:r>
        <w:r>
          <w:rPr>
            <w:color w:val="3B3834"/>
            <w:spacing w:val="40"/>
          </w:rPr>
          <w:delText xml:space="preserve"> </w:delText>
        </w:r>
        <w:r>
          <w:rPr>
            <w:color w:val="3B3834"/>
          </w:rPr>
          <w:delText>JavaScript</w:delText>
        </w:r>
        <w:r>
          <w:rPr>
            <w:color w:val="3B3834"/>
            <w:spacing w:val="69"/>
          </w:rPr>
          <w:delText xml:space="preserve"> </w:delText>
        </w:r>
        <w:r>
          <w:rPr>
            <w:color w:val="595654"/>
            <w:w w:val="95"/>
          </w:rPr>
          <w:delText>•</w:delText>
        </w:r>
        <w:r>
          <w:rPr>
            <w:color w:val="595654"/>
            <w:spacing w:val="40"/>
          </w:rPr>
          <w:delText xml:space="preserve"> </w:delText>
        </w:r>
        <w:r>
          <w:rPr>
            <w:color w:val="3B3834"/>
          </w:rPr>
          <w:delText>SSR</w:delText>
        </w:r>
        <w:r>
          <w:rPr>
            <w:color w:val="3B3834"/>
            <w:spacing w:val="40"/>
          </w:rPr>
          <w:delText xml:space="preserve"> </w:delText>
        </w:r>
        <w:r>
          <w:rPr>
            <w:color w:val="595654"/>
            <w:w w:val="95"/>
          </w:rPr>
          <w:delText>•</w:delText>
        </w:r>
        <w:r>
          <w:rPr>
            <w:color w:val="595654"/>
            <w:spacing w:val="40"/>
          </w:rPr>
          <w:delText xml:space="preserve"> </w:delText>
        </w:r>
        <w:r>
          <w:rPr>
            <w:color w:val="3B3834"/>
          </w:rPr>
          <w:delText>design</w:delText>
        </w:r>
        <w:r>
          <w:rPr>
            <w:color w:val="3B3834"/>
            <w:spacing w:val="37"/>
          </w:rPr>
          <w:delText xml:space="preserve"> </w:delText>
        </w:r>
        <w:r>
          <w:rPr>
            <w:color w:val="3B3834"/>
          </w:rPr>
          <w:delText>systems</w:delText>
        </w:r>
        <w:r>
          <w:rPr>
            <w:color w:val="3B3834"/>
            <w:spacing w:val="40"/>
          </w:rPr>
          <w:delText xml:space="preserve"> </w:delText>
        </w:r>
        <w:r>
          <w:rPr>
            <w:color w:val="3B3834"/>
          </w:rPr>
          <w:delText>and</w:delText>
        </w:r>
        <w:r>
          <w:rPr>
            <w:color w:val="3B3834"/>
            <w:spacing w:val="32"/>
          </w:rPr>
          <w:delText xml:space="preserve"> </w:delText>
        </w:r>
        <w:r>
          <w:rPr>
            <w:color w:val="3B3834"/>
          </w:rPr>
          <w:delText>design</w:delText>
        </w:r>
        <w:r>
          <w:rPr>
            <w:color w:val="3B3834"/>
            <w:spacing w:val="34"/>
          </w:rPr>
          <w:delText xml:space="preserve"> </w:delText>
        </w:r>
        <w:r>
          <w:rPr>
            <w:color w:val="3B3834"/>
          </w:rPr>
          <w:delText>tokens</w:delText>
        </w:r>
        <w:r>
          <w:rPr>
            <w:color w:val="3B3834"/>
            <w:spacing w:val="40"/>
          </w:rPr>
          <w:delText xml:space="preserve"> </w:delText>
        </w:r>
        <w:r>
          <w:rPr>
            <w:color w:val="595654"/>
            <w:w w:val="95"/>
          </w:rPr>
          <w:delText>•</w:delText>
        </w:r>
        <w:r>
          <w:rPr>
            <w:color w:val="595654"/>
            <w:spacing w:val="40"/>
          </w:rPr>
          <w:delText xml:space="preserve"> </w:delText>
        </w:r>
        <w:r>
          <w:rPr>
            <w:color w:val="3B3834"/>
          </w:rPr>
          <w:delText>styled-components</w:delText>
        </w:r>
        <w:r>
          <w:rPr>
            <w:color w:val="3B3834"/>
            <w:spacing w:val="70"/>
          </w:rPr>
          <w:delText xml:space="preserve"> </w:delText>
        </w:r>
        <w:r>
          <w:rPr>
            <w:color w:val="3B3834"/>
            <w:w w:val="95"/>
          </w:rPr>
          <w:delText>•</w:delText>
        </w:r>
        <w:r>
          <w:rPr>
            <w:color w:val="3B3834"/>
            <w:spacing w:val="40"/>
          </w:rPr>
          <w:delText xml:space="preserve"> </w:delText>
        </w:r>
        <w:r>
          <w:rPr>
            <w:color w:val="3B3834"/>
          </w:rPr>
          <w:delText>Storybook</w:delText>
        </w:r>
        <w:r>
          <w:rPr>
            <w:color w:val="3B3834"/>
            <w:spacing w:val="72"/>
          </w:rPr>
          <w:delText xml:space="preserve"> </w:delText>
        </w:r>
        <w:r>
          <w:rPr>
            <w:color w:val="3B3834"/>
            <w:w w:val="95"/>
          </w:rPr>
          <w:delText>•</w:delText>
        </w:r>
        <w:r>
          <w:rPr>
            <w:color w:val="3B3834"/>
            <w:spacing w:val="40"/>
          </w:rPr>
          <w:delText xml:space="preserve"> </w:delText>
        </w:r>
        <w:r>
          <w:rPr>
            <w:color w:val="3B3834"/>
          </w:rPr>
          <w:delText>automated</w:delText>
        </w:r>
        <w:r>
          <w:rPr>
            <w:color w:val="3B3834"/>
            <w:spacing w:val="72"/>
          </w:rPr>
          <w:delText xml:space="preserve"> </w:delText>
        </w:r>
        <w:r>
          <w:rPr>
            <w:color w:val="3B3834"/>
          </w:rPr>
          <w:delText>testing</w:delText>
        </w:r>
        <w:r>
          <w:rPr>
            <w:color w:val="3B3834"/>
            <w:spacing w:val="68"/>
          </w:rPr>
          <w:delText xml:space="preserve"> </w:delText>
        </w:r>
        <w:r>
          <w:rPr>
            <w:color w:val="3B3834"/>
          </w:rPr>
          <w:delText>(Playwright)</w:delText>
        </w:r>
        <w:r>
          <w:rPr>
            <w:color w:val="3B3834"/>
            <w:spacing w:val="80"/>
          </w:rPr>
          <w:delText xml:space="preserve"> </w:delText>
        </w:r>
        <w:r>
          <w:rPr>
            <w:color w:val="3B3834"/>
            <w:w w:val="95"/>
          </w:rPr>
          <w:delText>•</w:delText>
        </w:r>
        <w:r>
          <w:rPr>
            <w:color w:val="3B3834"/>
            <w:spacing w:val="40"/>
          </w:rPr>
          <w:delText xml:space="preserve"> </w:delText>
        </w:r>
        <w:r>
          <w:rPr>
            <w:color w:val="3B3834"/>
          </w:rPr>
          <w:delText>Chrome</w:delText>
        </w:r>
        <w:r>
          <w:rPr>
            <w:color w:val="3B3834"/>
            <w:spacing w:val="59"/>
          </w:rPr>
          <w:delText xml:space="preserve"> </w:delText>
        </w:r>
        <w:r>
          <w:rPr>
            <w:color w:val="3B3834"/>
          </w:rPr>
          <w:delText>extension</w:delText>
        </w:r>
        <w:r>
          <w:rPr>
            <w:color w:val="3B3834"/>
            <w:spacing w:val="64"/>
          </w:rPr>
          <w:delText xml:space="preserve"> </w:delText>
        </w:r>
        <w:r>
          <w:rPr>
            <w:color w:val="3B3834"/>
          </w:rPr>
          <w:delText>and</w:delText>
        </w:r>
        <w:r>
          <w:rPr>
            <w:color w:val="3B3834"/>
            <w:spacing w:val="40"/>
          </w:rPr>
          <w:delText xml:space="preserve"> </w:delText>
        </w:r>
        <w:r>
          <w:rPr>
            <w:color w:val="3B3834"/>
          </w:rPr>
          <w:delText>Figma</w:delText>
        </w:r>
        <w:r>
          <w:rPr>
            <w:color w:val="3B3834"/>
            <w:spacing w:val="57"/>
          </w:rPr>
          <w:delText xml:space="preserve"> </w:delText>
        </w:r>
      </w:del>
      <w:commentRangeEnd w:id="315"/>
      <w:r w:rsidR="005A3916">
        <w:rPr>
          <w:rStyle w:val="CommentReference"/>
          <w:color w:val="3B3834"/>
          <w:sz w:val="20"/>
          <w:szCs w:val="20"/>
        </w:rPr>
        <w:commentReference w:id="315"/>
      </w:r>
      <w:del w:id="316" w:author="Author" w:date="2026-08-29T16:06:00Z" w16du:dateUtc="2026-08-29T10:36:00Z">
        <w:r>
          <w:rPr>
            <w:color w:val="3B3834"/>
          </w:rPr>
          <w:delText>plugin</w:delText>
        </w:r>
        <w:r>
          <w:rPr>
            <w:color w:val="3B3834"/>
            <w:spacing w:val="40"/>
          </w:rPr>
          <w:delText xml:space="preserve"> </w:delText>
        </w:r>
        <w:r>
          <w:rPr>
            <w:color w:val="3B3834"/>
          </w:rPr>
          <w:delText>development</w:delText>
        </w:r>
      </w:del>
    </w:p>
    <w:p w14:paraId="5D845C8D" w14:textId="77777777" w:rsidR="00FE4EDA" w:rsidRDefault="00FE4EDA" w:rsidP="00221FE2">
      <w:pPr>
        <w:pStyle w:val="BodyText"/>
        <w:spacing w:before="90" w:line="276" w:lineRule="auto"/>
        <w:ind w:left="148" w:right="27"/>
        <w:jc w:val="both"/>
        <w:rPr>
          <w:moveFrom w:id="317" w:author="Author" w:date="2026-08-29T16:06:00Z" w16du:dateUtc="2026-08-29T10:36:00Z"/>
        </w:rPr>
        <w:pPrChange w:id="318" w:author="Author" w:date="2026-08-29T16:06:00Z" w16du:dateUtc="2026-08-29T10:36:00Z">
          <w:pPr>
            <w:pStyle w:val="BodyText"/>
            <w:spacing w:before="90" w:line="348" w:lineRule="auto"/>
            <w:ind w:left="148" w:right="250"/>
          </w:pPr>
        </w:pPrChange>
      </w:pPr>
      <w:moveFromRangeStart w:id="319" w:author="Author" w:date="2026-08-29T16:06:00Z" w:name="move238912000"/>
      <w:moveFrom w:id="320" w:author="Author" w:date="2026-08-29T16:06:00Z" w16du:dateUtc="2026-08-29T10:36:00Z">
        <w:r>
          <w:rPr>
            <w:b/>
            <w:color w:val="231F1F"/>
            <w:sz w:val="21"/>
          </w:rPr>
          <w:t>Backend</w:t>
        </w:r>
        <w:r>
          <w:rPr>
            <w:b/>
            <w:color w:val="231F1F"/>
            <w:spacing w:val="40"/>
            <w:sz w:val="21"/>
          </w:rPr>
          <w:t xml:space="preserve"> </w:t>
        </w:r>
        <w:r>
          <w:rPr>
            <w:b/>
            <w:color w:val="231F1F"/>
            <w:sz w:val="21"/>
          </w:rPr>
          <w:t>/</w:t>
        </w:r>
        <w:r>
          <w:rPr>
            <w:b/>
            <w:color w:val="231F1F"/>
            <w:spacing w:val="32"/>
            <w:sz w:val="21"/>
          </w:rPr>
          <w:t xml:space="preserve"> </w:t>
        </w:r>
        <w:r>
          <w:rPr>
            <w:b/>
            <w:color w:val="231F1F"/>
            <w:sz w:val="21"/>
          </w:rPr>
          <w:t>Infra:</w:t>
        </w:r>
        <w:r>
          <w:rPr>
            <w:b/>
            <w:color w:val="231F1F"/>
            <w:spacing w:val="25"/>
            <w:sz w:val="21"/>
          </w:rPr>
          <w:t xml:space="preserve"> </w:t>
        </w:r>
        <w:r>
          <w:rPr>
            <w:color w:val="3B3834"/>
          </w:rPr>
          <w:t>Node</w:t>
        </w:r>
        <w:r>
          <w:rPr>
            <w:color w:val="595654"/>
          </w:rPr>
          <w:t>.</w:t>
        </w:r>
        <w:r>
          <w:rPr>
            <w:color w:val="3B3834"/>
          </w:rPr>
          <w:t>js</w:t>
        </w:r>
        <w:r>
          <w:rPr>
            <w:color w:val="3B3834"/>
            <w:spacing w:val="32"/>
          </w:rPr>
          <w:t xml:space="preserve"> </w:t>
        </w:r>
        <w:r>
          <w:rPr>
            <w:color w:val="595654"/>
            <w:w w:val="95"/>
          </w:rPr>
          <w:t>•</w:t>
        </w:r>
        <w:r>
          <w:rPr>
            <w:color w:val="595654"/>
            <w:spacing w:val="40"/>
          </w:rPr>
          <w:t xml:space="preserve"> </w:t>
        </w:r>
        <w:r>
          <w:rPr>
            <w:color w:val="3B3834"/>
          </w:rPr>
          <w:t>Python</w:t>
        </w:r>
        <w:r>
          <w:rPr>
            <w:color w:val="3B3834"/>
            <w:spacing w:val="40"/>
          </w:rPr>
          <w:t xml:space="preserve"> </w:t>
        </w:r>
        <w:r>
          <w:rPr>
            <w:color w:val="595654"/>
            <w:w w:val="95"/>
          </w:rPr>
          <w:t>•</w:t>
        </w:r>
        <w:r>
          <w:rPr>
            <w:color w:val="595654"/>
            <w:spacing w:val="40"/>
          </w:rPr>
          <w:t xml:space="preserve"> </w:t>
        </w:r>
        <w:r>
          <w:rPr>
            <w:color w:val="3B3834"/>
          </w:rPr>
          <w:t>FastAPI</w:t>
        </w:r>
        <w:r>
          <w:rPr>
            <w:color w:val="3B3834"/>
            <w:spacing w:val="40"/>
          </w:rPr>
          <w:t xml:space="preserve"> </w:t>
        </w:r>
        <w:r>
          <w:rPr>
            <w:color w:val="595654"/>
            <w:w w:val="95"/>
          </w:rPr>
          <w:t>•</w:t>
        </w:r>
        <w:r>
          <w:rPr>
            <w:color w:val="595654"/>
            <w:spacing w:val="40"/>
          </w:rPr>
          <w:t xml:space="preserve"> </w:t>
        </w:r>
        <w:r>
          <w:rPr>
            <w:color w:val="3B3834"/>
          </w:rPr>
          <w:t>Temporal</w:t>
        </w:r>
        <w:r>
          <w:rPr>
            <w:color w:val="3B3834"/>
            <w:spacing w:val="67"/>
          </w:rPr>
          <w:t xml:space="preserve"> </w:t>
        </w:r>
        <w:r>
          <w:rPr>
            <w:color w:val="3B3834"/>
          </w:rPr>
          <w:t>(durable</w:t>
        </w:r>
        <w:r>
          <w:rPr>
            <w:color w:val="3B3834"/>
            <w:spacing w:val="40"/>
          </w:rPr>
          <w:t xml:space="preserve"> </w:t>
        </w:r>
        <w:r>
          <w:rPr>
            <w:color w:val="3B3834"/>
          </w:rPr>
          <w:t>workflow</w:t>
        </w:r>
        <w:r>
          <w:rPr>
            <w:color w:val="3B3834"/>
            <w:spacing w:val="58"/>
          </w:rPr>
          <w:t xml:space="preserve"> </w:t>
        </w:r>
        <w:r>
          <w:rPr>
            <w:color w:val="3B3834"/>
          </w:rPr>
          <w:t>orchestration)</w:t>
        </w:r>
        <w:r>
          <w:rPr>
            <w:color w:val="3B3834"/>
            <w:spacing w:val="40"/>
          </w:rPr>
          <w:t xml:space="preserve"> </w:t>
        </w:r>
        <w:r>
          <w:rPr>
            <w:color w:val="3B3834"/>
            <w:w w:val="95"/>
          </w:rPr>
          <w:t>•</w:t>
        </w:r>
        <w:r>
          <w:rPr>
            <w:color w:val="3B3834"/>
            <w:spacing w:val="40"/>
          </w:rPr>
          <w:t xml:space="preserve"> </w:t>
        </w:r>
        <w:r>
          <w:rPr>
            <w:color w:val="3B3834"/>
          </w:rPr>
          <w:t>PostgreSQL</w:t>
        </w:r>
        <w:r>
          <w:rPr>
            <w:color w:val="3B3834"/>
            <w:spacing w:val="40"/>
          </w:rPr>
          <w:t xml:space="preserve"> </w:t>
        </w:r>
        <w:r>
          <w:rPr>
            <w:color w:val="3B3834"/>
            <w:w w:val="95"/>
          </w:rPr>
          <w:t xml:space="preserve">• </w:t>
        </w:r>
        <w:r>
          <w:rPr>
            <w:color w:val="3B3834"/>
          </w:rPr>
          <w:t>Redis</w:t>
        </w:r>
        <w:r>
          <w:rPr>
            <w:color w:val="3B3834"/>
            <w:spacing w:val="36"/>
          </w:rPr>
          <w:t xml:space="preserve"> </w:t>
        </w:r>
        <w:r>
          <w:rPr>
            <w:color w:val="3B3834"/>
            <w:w w:val="95"/>
          </w:rPr>
          <w:t>•</w:t>
        </w:r>
        <w:r>
          <w:rPr>
            <w:color w:val="3B3834"/>
            <w:spacing w:val="31"/>
          </w:rPr>
          <w:t xml:space="preserve"> </w:t>
        </w:r>
        <w:r>
          <w:rPr>
            <w:color w:val="3B3834"/>
          </w:rPr>
          <w:t>Firestore</w:t>
        </w:r>
        <w:r>
          <w:rPr>
            <w:color w:val="3B3834"/>
            <w:spacing w:val="36"/>
          </w:rPr>
          <w:t xml:space="preserve"> </w:t>
        </w:r>
        <w:r>
          <w:rPr>
            <w:color w:val="3B3834"/>
            <w:w w:val="95"/>
          </w:rPr>
          <w:t>•</w:t>
        </w:r>
        <w:r>
          <w:rPr>
            <w:color w:val="3B3834"/>
            <w:spacing w:val="35"/>
          </w:rPr>
          <w:t xml:space="preserve"> </w:t>
        </w:r>
        <w:r>
          <w:rPr>
            <w:color w:val="3B3834"/>
          </w:rPr>
          <w:t>S3/CDN</w:t>
        </w:r>
        <w:r>
          <w:rPr>
            <w:color w:val="3B3834"/>
            <w:spacing w:val="33"/>
          </w:rPr>
          <w:t xml:space="preserve"> </w:t>
        </w:r>
        <w:r>
          <w:rPr>
            <w:color w:val="595654"/>
            <w:w w:val="95"/>
          </w:rPr>
          <w:t>•</w:t>
        </w:r>
        <w:r>
          <w:rPr>
            <w:color w:val="595654"/>
            <w:spacing w:val="30"/>
          </w:rPr>
          <w:t xml:space="preserve"> </w:t>
        </w:r>
        <w:r>
          <w:rPr>
            <w:color w:val="3B3834"/>
          </w:rPr>
          <w:t>Docker</w:t>
        </w:r>
        <w:r>
          <w:rPr>
            <w:color w:val="3B3834"/>
            <w:spacing w:val="40"/>
          </w:rPr>
          <w:t xml:space="preserve"> </w:t>
        </w:r>
        <w:r>
          <w:rPr>
            <w:color w:val="595654"/>
            <w:w w:val="95"/>
          </w:rPr>
          <w:t>•</w:t>
        </w:r>
        <w:r>
          <w:rPr>
            <w:color w:val="595654"/>
            <w:spacing w:val="24"/>
          </w:rPr>
          <w:t xml:space="preserve"> </w:t>
        </w:r>
        <w:r>
          <w:rPr>
            <w:color w:val="3B3834"/>
          </w:rPr>
          <w:t>GitHub</w:t>
        </w:r>
        <w:r>
          <w:rPr>
            <w:color w:val="3B3834"/>
            <w:spacing w:val="35"/>
          </w:rPr>
          <w:t xml:space="preserve"> </w:t>
        </w:r>
        <w:r>
          <w:rPr>
            <w:color w:val="3B3834"/>
          </w:rPr>
          <w:t>Actions</w:t>
        </w:r>
        <w:r>
          <w:rPr>
            <w:color w:val="3B3834"/>
            <w:spacing w:val="24"/>
          </w:rPr>
          <w:t xml:space="preserve"> </w:t>
        </w:r>
        <w:r>
          <w:rPr>
            <w:color w:val="3B3834"/>
          </w:rPr>
          <w:t>Cl</w:t>
        </w:r>
        <w:r>
          <w:rPr>
            <w:color w:val="3B3834"/>
            <w:spacing w:val="23"/>
          </w:rPr>
          <w:t xml:space="preserve"> </w:t>
        </w:r>
        <w:r>
          <w:rPr>
            <w:color w:val="595654"/>
            <w:w w:val="95"/>
          </w:rPr>
          <w:t>•</w:t>
        </w:r>
        <w:r>
          <w:rPr>
            <w:color w:val="595654"/>
            <w:spacing w:val="31"/>
          </w:rPr>
          <w:t xml:space="preserve"> </w:t>
        </w:r>
        <w:r>
          <w:rPr>
            <w:color w:val="3B3834"/>
          </w:rPr>
          <w:t>OAuth</w:t>
        </w:r>
        <w:r>
          <w:rPr>
            <w:color w:val="3B3834"/>
            <w:spacing w:val="30"/>
          </w:rPr>
          <w:t xml:space="preserve"> </w:t>
        </w:r>
        <w:r>
          <w:rPr>
            <w:color w:val="3B3834"/>
          </w:rPr>
          <w:t>(Okta,</w:t>
        </w:r>
        <w:r>
          <w:rPr>
            <w:color w:val="3B3834"/>
            <w:spacing w:val="30"/>
          </w:rPr>
          <w:t xml:space="preserve"> </w:t>
        </w:r>
        <w:r>
          <w:rPr>
            <w:color w:val="3B3834"/>
          </w:rPr>
          <w:t>Clerk)</w:t>
        </w:r>
        <w:r>
          <w:rPr>
            <w:color w:val="3B3834"/>
            <w:spacing w:val="40"/>
          </w:rPr>
          <w:t xml:space="preserve"> </w:t>
        </w:r>
        <w:r>
          <w:rPr>
            <w:color w:val="3B3834"/>
            <w:w w:val="95"/>
          </w:rPr>
          <w:t>•</w:t>
        </w:r>
        <w:r>
          <w:rPr>
            <w:color w:val="3B3834"/>
            <w:spacing w:val="35"/>
          </w:rPr>
          <w:t xml:space="preserve"> </w:t>
        </w:r>
        <w:r>
          <w:rPr>
            <w:color w:val="3B3834"/>
          </w:rPr>
          <w:t>Stripe</w:t>
        </w:r>
        <w:r>
          <w:rPr>
            <w:color w:val="3B3834"/>
            <w:spacing w:val="29"/>
          </w:rPr>
          <w:t xml:space="preserve"> </w:t>
        </w:r>
        <w:r>
          <w:rPr>
            <w:color w:val="595654"/>
            <w:w w:val="95"/>
          </w:rPr>
          <w:t>•</w:t>
        </w:r>
        <w:r>
          <w:rPr>
            <w:color w:val="595654"/>
            <w:spacing w:val="24"/>
          </w:rPr>
          <w:t xml:space="preserve"> </w:t>
        </w:r>
        <w:r>
          <w:rPr>
            <w:color w:val="3B3834"/>
          </w:rPr>
          <w:t>Datadog</w:t>
        </w:r>
        <w:r>
          <w:rPr>
            <w:color w:val="3B3834"/>
            <w:spacing w:val="34"/>
          </w:rPr>
          <w:t xml:space="preserve"> </w:t>
        </w:r>
        <w:r>
          <w:rPr>
            <w:color w:val="595654"/>
            <w:w w:val="95"/>
          </w:rPr>
          <w:t>•</w:t>
        </w:r>
        <w:r>
          <w:rPr>
            <w:color w:val="595654"/>
            <w:spacing w:val="30"/>
          </w:rPr>
          <w:t xml:space="preserve"> </w:t>
        </w:r>
        <w:r>
          <w:rPr>
            <w:color w:val="3B3834"/>
          </w:rPr>
          <w:t>self-hosted PaaS (Coolify)</w:t>
        </w:r>
      </w:moveFrom>
    </w:p>
    <w:moveFromRangeEnd w:id="319"/>
    <w:p w14:paraId="26FBAFEB" w14:textId="77777777" w:rsidR="00CB6FBA" w:rsidRDefault="00000000">
      <w:pPr>
        <w:pStyle w:val="BodyText"/>
        <w:spacing w:before="78" w:line="348" w:lineRule="auto"/>
        <w:ind w:left="146" w:right="250" w:firstLine="1"/>
        <w:rPr>
          <w:del w:id="321" w:author="Author" w:date="2026-08-29T16:06:00Z" w16du:dateUtc="2026-08-29T10:36:00Z"/>
        </w:rPr>
      </w:pPr>
      <w:del w:id="322" w:author="Author" w:date="2026-08-29T16:06:00Z" w16du:dateUtc="2026-08-29T10:36:00Z">
        <w:r>
          <w:rPr>
            <w:b/>
            <w:color w:val="231F1F"/>
            <w:sz w:val="21"/>
          </w:rPr>
          <w:delText>Leadership:</w:delText>
        </w:r>
        <w:r>
          <w:rPr>
            <w:b/>
            <w:color w:val="231F1F"/>
            <w:spacing w:val="40"/>
            <w:sz w:val="21"/>
          </w:rPr>
          <w:delText xml:space="preserve"> </w:delText>
        </w:r>
        <w:r>
          <w:rPr>
            <w:color w:val="3B3834"/>
          </w:rPr>
          <w:delText>Team</w:delText>
        </w:r>
        <w:r>
          <w:rPr>
            <w:color w:val="3B3834"/>
            <w:spacing w:val="40"/>
          </w:rPr>
          <w:delText xml:space="preserve"> </w:delText>
        </w:r>
        <w:r>
          <w:rPr>
            <w:color w:val="3B3834"/>
          </w:rPr>
          <w:delText>building</w:delText>
        </w:r>
        <w:r>
          <w:rPr>
            <w:color w:val="3B3834"/>
            <w:spacing w:val="40"/>
          </w:rPr>
          <w:delText xml:space="preserve"> </w:delText>
        </w:r>
        <w:r>
          <w:rPr>
            <w:color w:val="3B3834"/>
          </w:rPr>
          <w:delText>&amp;</w:delText>
        </w:r>
        <w:r>
          <w:rPr>
            <w:color w:val="3B3834"/>
            <w:spacing w:val="29"/>
          </w:rPr>
          <w:delText xml:space="preserve"> </w:delText>
        </w:r>
        <w:r>
          <w:rPr>
            <w:color w:val="3B3834"/>
          </w:rPr>
          <w:delText>recruiting</w:delText>
        </w:r>
        <w:r>
          <w:rPr>
            <w:color w:val="3B3834"/>
            <w:spacing w:val="40"/>
          </w:rPr>
          <w:delText xml:space="preserve"> </w:delText>
        </w:r>
        <w:r>
          <w:rPr>
            <w:color w:val="3B3834"/>
            <w:w w:val="95"/>
          </w:rPr>
          <w:delText>•</w:delText>
        </w:r>
        <w:r>
          <w:rPr>
            <w:color w:val="3B3834"/>
            <w:spacing w:val="40"/>
          </w:rPr>
          <w:delText xml:space="preserve"> </w:delText>
        </w:r>
        <w:r>
          <w:rPr>
            <w:color w:val="3B3834"/>
          </w:rPr>
          <w:delText>managing</w:delText>
        </w:r>
        <w:r>
          <w:rPr>
            <w:color w:val="3B3834"/>
            <w:spacing w:val="40"/>
          </w:rPr>
          <w:delText xml:space="preserve"> </w:delText>
        </w:r>
        <w:r>
          <w:rPr>
            <w:color w:val="3B3834"/>
          </w:rPr>
          <w:delText>&amp;</w:delText>
        </w:r>
        <w:r>
          <w:rPr>
            <w:color w:val="3B3834"/>
            <w:spacing w:val="29"/>
          </w:rPr>
          <w:delText xml:space="preserve"> </w:delText>
        </w:r>
        <w:r>
          <w:rPr>
            <w:color w:val="3B3834"/>
          </w:rPr>
          <w:delText>mentoring</w:delText>
        </w:r>
        <w:r>
          <w:rPr>
            <w:color w:val="3B3834"/>
            <w:spacing w:val="40"/>
          </w:rPr>
          <w:delText xml:space="preserve"> </w:delText>
        </w:r>
        <w:r>
          <w:rPr>
            <w:color w:val="3B3834"/>
          </w:rPr>
          <w:delText>direct</w:delText>
        </w:r>
        <w:r>
          <w:rPr>
            <w:color w:val="3B3834"/>
            <w:spacing w:val="40"/>
          </w:rPr>
          <w:delText xml:space="preserve"> </w:delText>
        </w:r>
        <w:r>
          <w:rPr>
            <w:color w:val="3B3834"/>
          </w:rPr>
          <w:delText>reports</w:delText>
        </w:r>
        <w:r>
          <w:rPr>
            <w:color w:val="3B3834"/>
            <w:spacing w:val="40"/>
          </w:rPr>
          <w:delText xml:space="preserve"> </w:delText>
        </w:r>
        <w:r>
          <w:rPr>
            <w:color w:val="3B3834"/>
            <w:w w:val="95"/>
          </w:rPr>
          <w:delText>•</w:delText>
        </w:r>
        <w:r>
          <w:rPr>
            <w:color w:val="3B3834"/>
            <w:spacing w:val="40"/>
          </w:rPr>
          <w:delText xml:space="preserve"> </w:delText>
        </w:r>
        <w:r>
          <w:rPr>
            <w:color w:val="3B3834"/>
          </w:rPr>
          <w:delText>performance</w:delText>
        </w:r>
        <w:r>
          <w:rPr>
            <w:color w:val="3B3834"/>
            <w:spacing w:val="40"/>
          </w:rPr>
          <w:delText xml:space="preserve"> </w:delText>
        </w:r>
        <w:r>
          <w:rPr>
            <w:color w:val="3B3834"/>
          </w:rPr>
          <w:delText>reviews</w:delText>
        </w:r>
        <w:r>
          <w:rPr>
            <w:color w:val="3B3834"/>
            <w:spacing w:val="40"/>
          </w:rPr>
          <w:delText xml:space="preserve"> </w:delText>
        </w:r>
        <w:r>
          <w:rPr>
            <w:color w:val="3B3834"/>
            <w:w w:val="95"/>
          </w:rPr>
          <w:delText xml:space="preserve">• </w:delText>
        </w:r>
        <w:r>
          <w:rPr>
            <w:color w:val="3B3834"/>
          </w:rPr>
          <w:delText>planning</w:delText>
        </w:r>
        <w:r>
          <w:rPr>
            <w:color w:val="3B3834"/>
            <w:spacing w:val="40"/>
          </w:rPr>
          <w:delText xml:space="preserve"> </w:delText>
        </w:r>
        <w:r>
          <w:rPr>
            <w:color w:val="3B3834"/>
          </w:rPr>
          <w:delText>&amp;</w:delText>
        </w:r>
        <w:r>
          <w:rPr>
            <w:color w:val="3B3834"/>
            <w:spacing w:val="40"/>
          </w:rPr>
          <w:delText xml:space="preserve"> </w:delText>
        </w:r>
        <w:r>
          <w:rPr>
            <w:color w:val="3B3834"/>
          </w:rPr>
          <w:delText>resource</w:delText>
        </w:r>
        <w:r>
          <w:rPr>
            <w:color w:val="3B3834"/>
            <w:spacing w:val="40"/>
          </w:rPr>
          <w:delText xml:space="preserve"> </w:delText>
        </w:r>
        <w:r>
          <w:rPr>
            <w:color w:val="3B3834"/>
          </w:rPr>
          <w:delText>management</w:delText>
        </w:r>
        <w:r>
          <w:rPr>
            <w:color w:val="3B3834"/>
            <w:spacing w:val="80"/>
          </w:rPr>
          <w:delText xml:space="preserve"> </w:delText>
        </w:r>
        <w:r>
          <w:rPr>
            <w:color w:val="595654"/>
            <w:w w:val="95"/>
          </w:rPr>
          <w:delText>•</w:delText>
        </w:r>
        <w:r>
          <w:rPr>
            <w:color w:val="595654"/>
            <w:spacing w:val="40"/>
          </w:rPr>
          <w:delText xml:space="preserve"> </w:delText>
        </w:r>
        <w:r>
          <w:rPr>
            <w:color w:val="3B3834"/>
          </w:rPr>
          <w:delText>technical</w:delText>
        </w:r>
        <w:r>
          <w:rPr>
            <w:color w:val="3B3834"/>
            <w:spacing w:val="72"/>
          </w:rPr>
          <w:delText xml:space="preserve"> </w:delText>
        </w:r>
        <w:r>
          <w:rPr>
            <w:color w:val="3B3834"/>
          </w:rPr>
          <w:delText>direction</w:delText>
        </w:r>
        <w:r>
          <w:rPr>
            <w:color w:val="3B3834"/>
            <w:spacing w:val="40"/>
          </w:rPr>
          <w:delText xml:space="preserve"> </w:delText>
        </w:r>
        <w:r>
          <w:rPr>
            <w:color w:val="3B3834"/>
          </w:rPr>
          <w:delText>&amp;</w:delText>
        </w:r>
        <w:r>
          <w:rPr>
            <w:color w:val="3B3834"/>
            <w:spacing w:val="37"/>
          </w:rPr>
          <w:delText xml:space="preserve"> </w:delText>
        </w:r>
        <w:r>
          <w:rPr>
            <w:color w:val="3B3834"/>
          </w:rPr>
          <w:delText>architecture</w:delText>
        </w:r>
        <w:r>
          <w:rPr>
            <w:color w:val="3B3834"/>
            <w:spacing w:val="78"/>
          </w:rPr>
          <w:delText xml:space="preserve"> </w:delText>
        </w:r>
        <w:r>
          <w:rPr>
            <w:color w:val="595654"/>
            <w:w w:val="95"/>
          </w:rPr>
          <w:delText>•</w:delText>
        </w:r>
        <w:r>
          <w:rPr>
            <w:color w:val="595654"/>
            <w:spacing w:val="40"/>
          </w:rPr>
          <w:delText xml:space="preserve"> </w:delText>
        </w:r>
        <w:r>
          <w:rPr>
            <w:color w:val="3B3834"/>
          </w:rPr>
          <w:delText>client</w:delText>
        </w:r>
        <w:r>
          <w:rPr>
            <w:color w:val="3B3834"/>
            <w:spacing w:val="40"/>
          </w:rPr>
          <w:delText xml:space="preserve"> </w:delText>
        </w:r>
        <w:r>
          <w:rPr>
            <w:color w:val="3B3834"/>
          </w:rPr>
          <w:delText>pitches</w:delText>
        </w:r>
        <w:r>
          <w:rPr>
            <w:color w:val="3B3834"/>
            <w:spacing w:val="40"/>
          </w:rPr>
          <w:delText xml:space="preserve"> </w:delText>
        </w:r>
        <w:r>
          <w:rPr>
            <w:color w:val="3B3834"/>
          </w:rPr>
          <w:delText>&amp;</w:delText>
        </w:r>
        <w:r>
          <w:rPr>
            <w:color w:val="3B3834"/>
            <w:spacing w:val="35"/>
          </w:rPr>
          <w:delText xml:space="preserve"> </w:delText>
        </w:r>
        <w:r>
          <w:rPr>
            <w:color w:val="3B3834"/>
          </w:rPr>
          <w:delText>new</w:delText>
        </w:r>
        <w:r>
          <w:rPr>
            <w:color w:val="3B3834"/>
            <w:spacing w:val="40"/>
          </w:rPr>
          <w:delText xml:space="preserve"> </w:delText>
        </w:r>
        <w:r>
          <w:rPr>
            <w:color w:val="3B3834"/>
          </w:rPr>
          <w:delText>business</w:delText>
        </w:r>
        <w:r>
          <w:rPr>
            <w:color w:val="3B3834"/>
            <w:spacing w:val="40"/>
          </w:rPr>
          <w:delText xml:space="preserve"> </w:delText>
        </w:r>
        <w:r>
          <w:rPr>
            <w:color w:val="595654"/>
            <w:w w:val="95"/>
          </w:rPr>
          <w:delText xml:space="preserve">• </w:delText>
        </w:r>
        <w:r>
          <w:rPr>
            <w:color w:val="3B3834"/>
          </w:rPr>
          <w:delText>conference speaking</w:delText>
        </w:r>
      </w:del>
    </w:p>
    <w:p w14:paraId="4383065E" w14:textId="497E1CA1" w:rsidR="00221FE2" w:rsidRPr="00F0427F" w:rsidRDefault="00000000" w:rsidP="00F22937">
      <w:pPr>
        <w:tabs>
          <w:tab w:val="left" w:pos="554"/>
        </w:tabs>
        <w:spacing w:before="208" w:line="276" w:lineRule="auto"/>
        <w:ind w:right="27"/>
        <w:rPr>
          <w:b/>
          <w:sz w:val="20"/>
          <w:rPrChange w:id="323" w:author="Author" w:date="2026-08-29T16:06:00Z" w16du:dateUtc="2026-08-29T10:36:00Z">
            <w:rPr>
              <w:sz w:val="17"/>
            </w:rPr>
          </w:rPrChange>
        </w:rPr>
        <w:pPrChange w:id="324" w:author="Author" w:date="2026-08-29T16:06:00Z" w16du:dateUtc="2026-08-29T10:36:00Z">
          <w:pPr>
            <w:tabs>
              <w:tab w:val="left" w:pos="554"/>
            </w:tabs>
            <w:spacing w:before="208"/>
            <w:ind w:left="159"/>
          </w:pPr>
        </w:pPrChange>
      </w:pPr>
      <w:del w:id="325" w:author="Author" w:date="2026-08-29T16:06:00Z" w16du:dateUtc="2026-08-29T10:36:00Z">
        <w:r>
          <w:rPr>
            <w:color w:val="6B6762"/>
            <w:spacing w:val="-5"/>
            <w:w w:val="115"/>
            <w:sz w:val="17"/>
          </w:rPr>
          <w:delText>//</w:delText>
        </w:r>
        <w:r>
          <w:rPr>
            <w:color w:val="6B6762"/>
            <w:sz w:val="17"/>
          </w:rPr>
          <w:tab/>
        </w:r>
      </w:del>
      <w:ins w:id="326" w:author="Author" w:date="2026-08-29T16:06:00Z" w16du:dateUtc="2026-08-29T10:36:00Z">
        <w:r w:rsidR="00F22937" w:rsidRPr="00F22937">
          <w:rPr>
            <w:iCs/>
            <w:noProof/>
            <w:sz w:val="6"/>
          </w:rPr>
          <mc:AlternateContent>
            <mc:Choice Requires="wps">
              <w:drawing>
                <wp:anchor distT="0" distB="0" distL="0" distR="0" simplePos="0" relativeHeight="487593472" behindDoc="1" locked="0" layoutInCell="1" allowOverlap="1" wp14:anchorId="226F1CE8" wp14:editId="72F6EEC1">
                  <wp:simplePos x="0" y="0"/>
                  <wp:positionH relativeFrom="page">
                    <wp:posOffset>491490</wp:posOffset>
                  </wp:positionH>
                  <wp:positionV relativeFrom="paragraph">
                    <wp:posOffset>361315</wp:posOffset>
                  </wp:positionV>
                  <wp:extent cx="66675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9525"/>
                          </a:xfrm>
                          <a:custGeom>
                            <a:avLst/>
                            <a:gdLst/>
                            <a:ahLst/>
                            <a:cxnLst/>
                            <a:rect l="l" t="t" r="r" b="b"/>
                            <a:pathLst>
                              <a:path w="6667500" h="9525">
                                <a:moveTo>
                                  <a:pt x="6667500" y="0"/>
                                </a:moveTo>
                                <a:lnTo>
                                  <a:pt x="0" y="0"/>
                                </a:lnTo>
                                <a:lnTo>
                                  <a:pt x="0" y="9525"/>
                                </a:lnTo>
                                <a:lnTo>
                                  <a:pt x="6667500" y="9525"/>
                                </a:lnTo>
                                <a:lnTo>
                                  <a:pt x="6667500" y="0"/>
                                </a:lnTo>
                                <a:close/>
                              </a:path>
                            </a:pathLst>
                          </a:custGeom>
                          <a:solidFill>
                            <a:srgbClr val="D9D4C8"/>
                          </a:solidFill>
                        </wps:spPr>
                        <wps:bodyPr wrap="square" lIns="0" tIns="0" rIns="0" bIns="0" rtlCol="0">
                          <a:prstTxWarp prst="textNoShape">
                            <a:avLst/>
                          </a:prstTxWarp>
                          <a:noAutofit/>
                        </wps:bodyPr>
                      </wps:wsp>
                    </a:graphicData>
                  </a:graphic>
                </wp:anchor>
              </w:drawing>
            </mc:Choice>
            <mc:Fallback>
              <w:pict>
                <v:shape w14:anchorId="240B0A3C" id="Graphic 5" o:spid="_x0000_s1026" style="position:absolute;margin-left:38.7pt;margin-top:28.45pt;width:525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66750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MH9rHwIAAL0EAAAOAAAAZHJzL2Uyb0RvYy54bWysVMFu2zAMvQ/YPwi6L06DJWuNOMWQoMOA oivQFDsrshwbk0WNUuLk70fJlmtspw27yJT5RL/3SHl9f2k1Oyt0DZiC38zmnCkjoWzMseCv+4cP t5w5L0wpNBhV8Kty/H7z/t26s7laQA26VMioiHF5Zwtee2/zLHOyVq1wM7DKULICbIWnLR6zEkVH 1VudLebzVdYBlhZBKufo7a5P8k2sX1VK+m9V5ZRnuuDEzccV43oIa7ZZi/yIwtaNHGiIf2DRisbQ R8dSO+EFO2HzR6m2kQgOKj+T0GZQVY1UUQOpuZn/pualFlZFLWSOs6NN7v+VlU/nF/uMgbqzjyB/ OHIk66zLx0zYuAFzqbANWCLOLtHF6+iiungm6eVqtfq0nJPZknJ3y8UymJyJPJ2VJ+e/KIh1xPnR +b4HZYpEnSJ5MSlE6mTooY499JxRD5Ez6uGh76EVPpwL5ELIugmReuARki2c1R4izAcJI9skhJi+ YbSZYknTBJVy6WljvR4zkZ3S6dnDpp/9K3AcWeKYykkNTvUGB93R6dELwk3ddqCb8qHROsh3eDxs NbKzIFt3d7uP29uhURNYnIS++WEMDlBen5F1dF8K7n6eBCrO9FdDAxkuVwowBYcUoNdbiFcwOo/O 7y/fBVpmKSy4p9l5gjTuIk9jQfwDoMeGkwY+nzxUTZiZyK1nNGzojkT9w30Ol3C6j6i3v87mFwAA AP//AwBQSwMEFAAGAAgAAAAhADhxEpfeAAAACQEAAA8AAABkcnMvZG93bnJldi54bWxMj81OwzAQ hO9IvIO1SNzoplHpT4hTpYiiigui7YGjEy9JRLyOYqcNb49zguPOjGa/SbejacWFetdYljCfRSCI S6sbriScT/uHNQjnFWvVWiYJP+Rgm93epCrR9sofdDn6SoQSdomSUHvfJYiurMkoN7MdcfC+bG+U D2dfoe7VNZSbFuMoWqJRDYcPterouaby+zgYCbuDzT9x2Hl8e81jtx9eisP7Wcr7uzF/AuFp9H9h mPADOmSBqbADaydaCavVIiQlPC43ICZ/Hk9KEZT1AjBL8f+C7BcAAP//AwBQSwECLQAUAAYACAAA ACEAtoM4kv4AAADhAQAAEwAAAAAAAAAAAAAAAAAAAAAAW0NvbnRlbnRfVHlwZXNdLnhtbFBLAQIt ABQABgAIAAAAIQA4/SH/1gAAAJQBAAALAAAAAAAAAAAAAAAAAC8BAABfcmVscy8ucmVsc1BLAQIt ABQABgAIAAAAIQAdMH9rHwIAAL0EAAAOAAAAAAAAAAAAAAAAAC4CAABkcnMvZTJvRG9jLnhtbFBL AQItABQABgAIAAAAIQA4cRKX3gAAAAkBAAAPAAAAAAAAAAAAAAAAAHkEAABkcnMvZG93bnJldi54 bWxQSwUGAAAAAAQABADzAAAAhAUAAAAA " path="m6667500,l,,,9525r6667500,l6667500,xe" fillcolor="#d9d4c8" stroked="f">
                  <v:path arrowok="t"/>
                  <w10:wrap type="topAndBottom" anchorx="page"/>
                </v:shape>
              </w:pict>
            </mc:Fallback>
          </mc:AlternateContent>
        </w:r>
      </w:ins>
      <w:r w:rsidR="00221FE2" w:rsidRPr="00F0427F">
        <w:rPr>
          <w:b/>
          <w:color w:val="6B6762"/>
          <w:spacing w:val="-2"/>
          <w:w w:val="115"/>
          <w:sz w:val="20"/>
          <w:rPrChange w:id="327" w:author="Author" w:date="2026-08-29T16:06:00Z" w16du:dateUtc="2026-08-29T10:36:00Z">
            <w:rPr>
              <w:color w:val="6B6762"/>
              <w:spacing w:val="-2"/>
              <w:w w:val="115"/>
              <w:sz w:val="17"/>
            </w:rPr>
          </w:rPrChange>
        </w:rPr>
        <w:t>EDUCATION</w:t>
      </w:r>
    </w:p>
    <w:p w14:paraId="19930C4B" w14:textId="77777777" w:rsidR="00CB6FBA" w:rsidRDefault="00000000">
      <w:pPr>
        <w:pStyle w:val="BodyText"/>
        <w:rPr>
          <w:del w:id="328" w:author="Author" w:date="2026-08-29T16:06:00Z" w16du:dateUtc="2026-08-29T10:36:00Z"/>
          <w:sz w:val="6"/>
        </w:rPr>
      </w:pPr>
      <w:del w:id="329" w:author="Author" w:date="2026-08-29T16:06:00Z" w16du:dateUtc="2026-08-29T10:36:00Z">
        <w:r>
          <w:rPr>
            <w:noProof/>
            <w:sz w:val="6"/>
          </w:rPr>
          <mc:AlternateContent>
            <mc:Choice Requires="wps">
              <w:drawing>
                <wp:anchor distT="0" distB="0" distL="0" distR="0" simplePos="0" relativeHeight="487597568" behindDoc="1" locked="0" layoutInCell="1" allowOverlap="1" wp14:anchorId="7B06215F" wp14:editId="353B39DD">
                  <wp:simplePos x="0" y="0"/>
                  <wp:positionH relativeFrom="page">
                    <wp:posOffset>552450</wp:posOffset>
                  </wp:positionH>
                  <wp:positionV relativeFrom="paragraph">
                    <wp:posOffset>59993</wp:posOffset>
                  </wp:positionV>
                  <wp:extent cx="6667500" cy="9525"/>
                  <wp:effectExtent l="0" t="0" r="0" b="0"/>
                  <wp:wrapTopAndBottom/>
                  <wp:docPr id="149671091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9525"/>
                          </a:xfrm>
                          <a:custGeom>
                            <a:avLst/>
                            <a:gdLst/>
                            <a:ahLst/>
                            <a:cxnLst/>
                            <a:rect l="l" t="t" r="r" b="b"/>
                            <a:pathLst>
                              <a:path w="6667500" h="9525">
                                <a:moveTo>
                                  <a:pt x="6667500" y="0"/>
                                </a:moveTo>
                                <a:lnTo>
                                  <a:pt x="0" y="0"/>
                                </a:lnTo>
                                <a:lnTo>
                                  <a:pt x="0" y="9525"/>
                                </a:lnTo>
                                <a:lnTo>
                                  <a:pt x="6667500" y="9525"/>
                                </a:lnTo>
                                <a:lnTo>
                                  <a:pt x="6667500" y="0"/>
                                </a:lnTo>
                                <a:close/>
                              </a:path>
                            </a:pathLst>
                          </a:custGeom>
                          <a:solidFill>
                            <a:srgbClr val="D9D4C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5pt;margin-top:4.723893pt;width:525.000008pt;height:.75pt;mso-position-horizontal-relative:page;mso-position-vertical-relative:paragraph;z-index:-15727104;mso-wrap-distance-left:0;mso-wrap-distance-right:0" id="docshape5" filled="true" fillcolor="#d9d4c8" stroked="false">
                  <v:fill type="solid"/>
                  <w10:wrap type="topAndBottom"/>
                </v:rect>
              </w:pict>
            </mc:Fallback>
          </mc:AlternateContent>
        </w:r>
      </w:del>
    </w:p>
    <w:p w14:paraId="01E9DD8C" w14:textId="401A3C0A" w:rsidR="00F22937" w:rsidRPr="00F22937" w:rsidRDefault="00F22937" w:rsidP="00F22937">
      <w:pPr>
        <w:rPr>
          <w:ins w:id="330" w:author="Author" w:date="2026-08-29T16:06:00Z" w16du:dateUtc="2026-08-29T10:36:00Z"/>
          <w:iCs/>
          <w:sz w:val="20"/>
          <w:szCs w:val="20"/>
        </w:rPr>
      </w:pPr>
      <w:r w:rsidRPr="00F22937">
        <w:rPr>
          <w:sz w:val="20"/>
          <w:rPrChange w:id="331" w:author="Author" w:date="2026-08-29T16:06:00Z" w16du:dateUtc="2026-08-29T10:36:00Z">
            <w:rPr>
              <w:color w:val="3B3834"/>
              <w:w w:val="110"/>
            </w:rPr>
          </w:rPrChange>
        </w:rPr>
        <w:t>Minneapolis</w:t>
      </w:r>
      <w:r w:rsidRPr="00F22937">
        <w:rPr>
          <w:sz w:val="20"/>
          <w:rPrChange w:id="332" w:author="Author" w:date="2026-08-29T16:06:00Z" w16du:dateUtc="2026-08-29T10:36:00Z">
            <w:rPr>
              <w:color w:val="3B3834"/>
              <w:spacing w:val="9"/>
              <w:w w:val="110"/>
            </w:rPr>
          </w:rPrChange>
        </w:rPr>
        <w:t xml:space="preserve"> </w:t>
      </w:r>
      <w:r w:rsidRPr="00F22937">
        <w:rPr>
          <w:sz w:val="20"/>
          <w:rPrChange w:id="333" w:author="Author" w:date="2026-08-29T16:06:00Z" w16du:dateUtc="2026-08-29T10:36:00Z">
            <w:rPr>
              <w:color w:val="3B3834"/>
              <w:w w:val="110"/>
            </w:rPr>
          </w:rPrChange>
        </w:rPr>
        <w:t>College</w:t>
      </w:r>
      <w:r w:rsidRPr="00F22937">
        <w:rPr>
          <w:sz w:val="20"/>
          <w:rPrChange w:id="334" w:author="Author" w:date="2026-08-29T16:06:00Z" w16du:dateUtc="2026-08-29T10:36:00Z">
            <w:rPr>
              <w:color w:val="3B3834"/>
              <w:spacing w:val="8"/>
              <w:w w:val="110"/>
            </w:rPr>
          </w:rPrChange>
        </w:rPr>
        <w:t xml:space="preserve"> </w:t>
      </w:r>
      <w:r w:rsidRPr="00F22937">
        <w:rPr>
          <w:sz w:val="20"/>
          <w:rPrChange w:id="335" w:author="Author" w:date="2026-08-29T16:06:00Z" w16du:dateUtc="2026-08-29T10:36:00Z">
            <w:rPr>
              <w:color w:val="3B3834"/>
              <w:w w:val="110"/>
            </w:rPr>
          </w:rPrChange>
        </w:rPr>
        <w:t>of</w:t>
      </w:r>
      <w:r w:rsidRPr="00F22937">
        <w:rPr>
          <w:sz w:val="20"/>
          <w:rPrChange w:id="336" w:author="Author" w:date="2026-08-29T16:06:00Z" w16du:dateUtc="2026-08-29T10:36:00Z">
            <w:rPr>
              <w:color w:val="3B3834"/>
              <w:spacing w:val="15"/>
              <w:w w:val="110"/>
            </w:rPr>
          </w:rPrChange>
        </w:rPr>
        <w:t xml:space="preserve"> </w:t>
      </w:r>
      <w:r w:rsidRPr="00F22937">
        <w:rPr>
          <w:sz w:val="20"/>
          <w:rPrChange w:id="337" w:author="Author" w:date="2026-08-29T16:06:00Z" w16du:dateUtc="2026-08-29T10:36:00Z">
            <w:rPr>
              <w:color w:val="3B3834"/>
              <w:w w:val="110"/>
            </w:rPr>
          </w:rPrChange>
        </w:rPr>
        <w:t>Art</w:t>
      </w:r>
      <w:r w:rsidRPr="00F22937">
        <w:rPr>
          <w:sz w:val="20"/>
          <w:rPrChange w:id="338" w:author="Author" w:date="2026-08-29T16:06:00Z" w16du:dateUtc="2026-08-29T10:36:00Z">
            <w:rPr>
              <w:color w:val="3B3834"/>
              <w:spacing w:val="-1"/>
              <w:w w:val="110"/>
            </w:rPr>
          </w:rPrChange>
        </w:rPr>
        <w:t xml:space="preserve"> </w:t>
      </w:r>
      <w:r w:rsidRPr="00F22937">
        <w:rPr>
          <w:sz w:val="20"/>
          <w:rPrChange w:id="339" w:author="Author" w:date="2026-08-29T16:06:00Z" w16du:dateUtc="2026-08-29T10:36:00Z">
            <w:rPr>
              <w:color w:val="3B3834"/>
              <w:w w:val="110"/>
            </w:rPr>
          </w:rPrChange>
        </w:rPr>
        <w:t>and</w:t>
      </w:r>
      <w:r w:rsidRPr="00F22937">
        <w:rPr>
          <w:sz w:val="20"/>
          <w:rPrChange w:id="340" w:author="Author" w:date="2026-08-29T16:06:00Z" w16du:dateUtc="2026-08-29T10:36:00Z">
            <w:rPr>
              <w:color w:val="3B3834"/>
              <w:spacing w:val="-1"/>
              <w:w w:val="110"/>
            </w:rPr>
          </w:rPrChange>
        </w:rPr>
        <w:t xml:space="preserve"> </w:t>
      </w:r>
      <w:r w:rsidRPr="00F22937">
        <w:rPr>
          <w:sz w:val="20"/>
          <w:rPrChange w:id="341" w:author="Author" w:date="2026-08-29T16:06:00Z" w16du:dateUtc="2026-08-29T10:36:00Z">
            <w:rPr>
              <w:color w:val="3B3834"/>
              <w:w w:val="110"/>
            </w:rPr>
          </w:rPrChange>
        </w:rPr>
        <w:t>Design·</w:t>
      </w:r>
      <w:r w:rsidRPr="00F22937">
        <w:rPr>
          <w:sz w:val="20"/>
          <w:rPrChange w:id="342" w:author="Author" w:date="2026-08-29T16:06:00Z" w16du:dateUtc="2026-08-29T10:36:00Z">
            <w:rPr>
              <w:color w:val="3B3834"/>
              <w:spacing w:val="-13"/>
              <w:w w:val="110"/>
            </w:rPr>
          </w:rPrChange>
        </w:rPr>
        <w:t xml:space="preserve"> </w:t>
      </w:r>
      <w:r w:rsidRPr="00F22937">
        <w:rPr>
          <w:sz w:val="20"/>
          <w:rPrChange w:id="343" w:author="Author" w:date="2026-08-29T16:06:00Z" w16du:dateUtc="2026-08-29T10:36:00Z">
            <w:rPr>
              <w:color w:val="3B3834"/>
              <w:w w:val="110"/>
            </w:rPr>
          </w:rPrChange>
        </w:rPr>
        <w:t>Interactive</w:t>
      </w:r>
      <w:r w:rsidRPr="00F22937">
        <w:rPr>
          <w:sz w:val="20"/>
          <w:rPrChange w:id="344" w:author="Author" w:date="2026-08-29T16:06:00Z" w16du:dateUtc="2026-08-29T10:36:00Z">
            <w:rPr>
              <w:color w:val="3B3834"/>
              <w:spacing w:val="6"/>
              <w:w w:val="110"/>
            </w:rPr>
          </w:rPrChange>
        </w:rPr>
        <w:t xml:space="preserve"> </w:t>
      </w:r>
      <w:r w:rsidRPr="00F22937">
        <w:rPr>
          <w:sz w:val="20"/>
          <w:rPrChange w:id="345" w:author="Author" w:date="2026-08-29T16:06:00Z" w16du:dateUtc="2026-08-29T10:36:00Z">
            <w:rPr>
              <w:color w:val="3B3834"/>
              <w:w w:val="110"/>
            </w:rPr>
          </w:rPrChange>
        </w:rPr>
        <w:t>Design</w:t>
      </w:r>
      <w:del w:id="346" w:author="Author" w:date="2026-08-29T16:06:00Z" w16du:dateUtc="2026-08-29T10:36:00Z">
        <w:r w:rsidR="00000000">
          <w:rPr>
            <w:color w:val="3B3834"/>
            <w:w w:val="110"/>
          </w:rPr>
          <w:delText>·</w:delText>
        </w:r>
        <w:r w:rsidR="00000000">
          <w:rPr>
            <w:color w:val="3B3834"/>
            <w:spacing w:val="-21"/>
            <w:w w:val="110"/>
          </w:rPr>
          <w:delText xml:space="preserve"> </w:delText>
        </w:r>
        <w:r w:rsidR="00000000">
          <w:rPr>
            <w:color w:val="3B3834"/>
            <w:w w:val="110"/>
          </w:rPr>
          <w:delText>1994-</w:delText>
        </w:r>
        <w:r w:rsidR="00000000">
          <w:rPr>
            <w:color w:val="3B3834"/>
            <w:spacing w:val="-4"/>
            <w:w w:val="110"/>
          </w:rPr>
          <w:delText>1995</w:delText>
        </w:r>
      </w:del>
      <w:ins w:id="347" w:author="Author" w:date="2026-08-29T16:06:00Z" w16du:dateUtc="2026-08-29T10:36:00Z">
        <w:r w:rsidRPr="00F22937">
          <w:rPr>
            <w:iCs/>
            <w:sz w:val="20"/>
            <w:szCs w:val="20"/>
          </w:rPr>
          <w:t xml:space="preserve"> </w:t>
        </w:r>
      </w:ins>
    </w:p>
    <w:p w14:paraId="14981214" w14:textId="77F8E0CC" w:rsidR="00221FE2" w:rsidRDefault="00221FE2" w:rsidP="00221FE2">
      <w:pPr>
        <w:pStyle w:val="BodyText"/>
        <w:spacing w:line="276" w:lineRule="auto"/>
        <w:ind w:right="27"/>
        <w:rPr>
          <w:sz w:val="6"/>
          <w:rPrChange w:id="348" w:author="Author" w:date="2026-08-29T16:06:00Z" w16du:dateUtc="2026-08-29T10:36:00Z">
            <w:rPr/>
          </w:rPrChange>
        </w:rPr>
        <w:pPrChange w:id="349" w:author="Author" w:date="2026-08-29T16:06:00Z" w16du:dateUtc="2026-08-29T10:36:00Z">
          <w:pPr>
            <w:pStyle w:val="BodyText"/>
            <w:spacing w:before="162"/>
            <w:ind w:left="149"/>
          </w:pPr>
        </w:pPrChange>
      </w:pPr>
    </w:p>
    <w:sectPr w:rsidR="00221FE2" w:rsidSect="00F22937">
      <w:type w:val="continuous"/>
      <w:pgSz w:w="12240" w:h="15840"/>
      <w:pgMar w:top="720" w:right="720" w:bottom="0" w:left="720" w:header="720" w:footer="720" w:gutter="0"/>
      <w:cols w:space="720"/>
      <w:docGrid w:linePitch="299"/>
      <w:sectPrChange w:id="350" w:author="Author" w:date="2026-08-29T16:06:00Z" w16du:dateUtc="2026-08-29T10:36:00Z">
        <w:sectPr w:rsidR="00221FE2" w:rsidSect="00F22937">
          <w:type w:val="nextPage"/>
          <w:pgMar w:top="800" w:right="720" w:bottom="280" w:left="72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uthor" w:date="2026-08-29T16:11:00Z" w:initials="Author">
    <w:p w14:paraId="7796BE18" w14:textId="55AB3509" w:rsidR="00C21DA0" w:rsidRPr="00C21DA0" w:rsidRDefault="00C21DA0">
      <w:pPr>
        <w:pStyle w:val="CommentText"/>
      </w:pPr>
      <w:r>
        <w:rPr>
          <w:rStyle w:val="CommentReference"/>
        </w:rPr>
        <w:annotationRef/>
      </w:r>
      <w:r w:rsidRPr="008E58FA">
        <w:rPr>
          <w:rFonts w:cstheme="minorHAnsi"/>
        </w:rPr>
        <w:t>You have a strong professional track record; incorporating subtle color or shading can enhance visual appeal and help your resume stand out. The recommendations provided will help tailor your resume to your target roles, ensure ATS compatibility, and align it with current resume best practices.</w:t>
      </w:r>
    </w:p>
  </w:comment>
  <w:comment w:id="7" w:author="Author" w:date="2026-08-29T16:11:00Z" w:initials="Author">
    <w:p w14:paraId="6EAE03BA" w14:textId="77777777" w:rsidR="00C21DA0" w:rsidRPr="008E58FA" w:rsidRDefault="00C21DA0" w:rsidP="00C21DA0">
      <w:pPr>
        <w:pStyle w:val="pf0"/>
        <w:spacing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Style w:val="CommentReference"/>
        </w:rPr>
        <w:annotationRef/>
      </w:r>
      <w:r w:rsidRPr="008E58FA">
        <w:rPr>
          <w:rFonts w:asciiTheme="minorHAnsi" w:hAnsiTheme="minorHAnsi" w:cstheme="minorHAnsi"/>
          <w:color w:val="000000" w:themeColor="text1"/>
          <w:sz w:val="20"/>
          <w:szCs w:val="20"/>
        </w:rPr>
        <w:t>Margins were adjusted to a narrow layout to maintain uniform spacing and ensure print readiness.</w:t>
      </w:r>
    </w:p>
    <w:p w14:paraId="05EF0686" w14:textId="24D1DB6D" w:rsidR="00C21DA0" w:rsidRDefault="00C21DA0">
      <w:pPr>
        <w:pStyle w:val="CommentText"/>
      </w:pPr>
    </w:p>
  </w:comment>
  <w:comment w:id="10" w:author="Author" w:date="2026-08-29T16:11:00Z" w:initials="Author">
    <w:p w14:paraId="2EA1E3D4" w14:textId="77777777" w:rsidR="00C21DA0" w:rsidRPr="008E58FA" w:rsidRDefault="00C21DA0" w:rsidP="00C21DA0">
      <w:pPr>
        <w:rPr>
          <w:rFonts w:cstheme="minorHAnsi"/>
          <w:sz w:val="20"/>
          <w:szCs w:val="20"/>
        </w:rPr>
      </w:pPr>
      <w:r>
        <w:rPr>
          <w:rStyle w:val="CommentReference"/>
        </w:rPr>
        <w:annotationRef/>
      </w:r>
      <w:r w:rsidRPr="008E58FA">
        <w:rPr>
          <w:rFonts w:cstheme="minorHAnsi"/>
          <w:sz w:val="20"/>
          <w:szCs w:val="20"/>
        </w:rPr>
        <w:t>For résumés exceeding one page, use the header solely to display contact details on page two and subsequent pages.</w:t>
      </w:r>
    </w:p>
    <w:p w14:paraId="59295F98" w14:textId="13AE1290" w:rsidR="00C21DA0" w:rsidRDefault="00C21DA0">
      <w:pPr>
        <w:pStyle w:val="CommentText"/>
      </w:pPr>
    </w:p>
  </w:comment>
  <w:comment w:id="35" w:author="Author" w:date="2026-08-29T16:08:00Z" w:initials="Author">
    <w:p w14:paraId="417DB42F" w14:textId="77777777" w:rsidR="00C21DA0" w:rsidRDefault="00C21DA0" w:rsidP="00C21DA0">
      <w:pPr>
        <w:pStyle w:val="pdq2pgselectionanchorcontainer"/>
      </w:pPr>
      <w:r>
        <w:rPr>
          <w:rStyle w:val="CommentReference"/>
        </w:rPr>
        <w:annotationRef/>
      </w:r>
      <w:r>
        <w:t>Potential headline:</w:t>
      </w:r>
    </w:p>
    <w:p w14:paraId="5428C24F" w14:textId="77777777" w:rsidR="00C21DA0" w:rsidRDefault="00C21DA0" w:rsidP="00C21DA0">
      <w:pPr>
        <w:pStyle w:val="pdq2pgselectionanchorcontainer"/>
      </w:pPr>
    </w:p>
    <w:p w14:paraId="0E764BEA" w14:textId="77777777" w:rsidR="00C21DA0" w:rsidRDefault="00C21DA0" w:rsidP="00C21DA0">
      <w:pPr>
        <w:pStyle w:val="NormalWeb"/>
      </w:pPr>
      <w:r>
        <w:rPr>
          <w:rStyle w:val="Strong"/>
        </w:rPr>
        <w:t>STAFF SOFTWARE ENGINEER | AI-NATIVE &amp; AGENTIC SYSTEMS | FRONTEND ARCHITECTURE</w:t>
      </w:r>
    </w:p>
    <w:p w14:paraId="5933996D" w14:textId="77777777" w:rsidR="00C21DA0" w:rsidRDefault="00C21DA0">
      <w:pPr>
        <w:pStyle w:val="CommentText"/>
      </w:pPr>
    </w:p>
    <w:p w14:paraId="7E6E76F2" w14:textId="2B91C9D5" w:rsidR="005A3916" w:rsidRDefault="005A3916">
      <w:pPr>
        <w:pStyle w:val="CommentText"/>
      </w:pPr>
      <w:r w:rsidRPr="008E58FA">
        <w:rPr>
          <w:rFonts w:cstheme="minorHAnsi"/>
        </w:rPr>
        <w:t xml:space="preserve">Tailor this title for each application </w:t>
      </w:r>
      <w:r>
        <w:rPr>
          <w:rFonts w:cstheme="minorHAnsi"/>
        </w:rPr>
        <w:t>to match the job description and maximize relevance closely</w:t>
      </w:r>
      <w:r w:rsidRPr="008E58FA">
        <w:rPr>
          <w:rFonts w:cstheme="minorHAnsi"/>
        </w:rPr>
        <w:t>.</w:t>
      </w:r>
    </w:p>
  </w:comment>
  <w:comment w:id="47" w:author="Author" w:date="2026-08-29T16:13:00Z" w:initials="Author">
    <w:p w14:paraId="4F2F37AC" w14:textId="438EBC56" w:rsidR="005A3916" w:rsidRDefault="005A3916">
      <w:pPr>
        <w:pStyle w:val="CommentText"/>
      </w:pPr>
      <w:r>
        <w:rPr>
          <w:rStyle w:val="CommentReference"/>
        </w:rPr>
        <w:annotationRef/>
      </w:r>
      <w:r w:rsidRPr="00B56CD1">
        <w:rPr>
          <w:rFonts w:eastAsia="Calibri" w:cstheme="minorHAnsi"/>
        </w:rPr>
        <w:t xml:space="preserve">Avoid using personal pronouns; use a consistent, implied first-person voice. </w:t>
      </w:r>
    </w:p>
  </w:comment>
  <w:comment w:id="39" w:author="Author" w:date="2026-08-29T16:07:00Z" w:initials="Author">
    <w:p w14:paraId="4A69D0AC" w14:textId="77777777" w:rsidR="00C21DA0" w:rsidRDefault="00C21DA0" w:rsidP="00C21DA0">
      <w:pPr>
        <w:pStyle w:val="Heading3"/>
      </w:pPr>
      <w:r>
        <w:rPr>
          <w:rStyle w:val="CommentReference"/>
        </w:rPr>
        <w:annotationRef/>
      </w:r>
      <w:r>
        <w:t>Summary needs the biggest rewrite</w:t>
      </w:r>
    </w:p>
    <w:p w14:paraId="28C66B08" w14:textId="77777777" w:rsidR="00C21DA0" w:rsidRPr="00C21DA0" w:rsidRDefault="00C21DA0" w:rsidP="00C21DA0"/>
    <w:p w14:paraId="58773DA9" w14:textId="77777777" w:rsidR="00C21DA0" w:rsidRDefault="00C21DA0" w:rsidP="00C21DA0">
      <w:pPr>
        <w:pStyle w:val="NormalWeb"/>
      </w:pPr>
      <w:r>
        <w:t>The opening:</w:t>
      </w:r>
    </w:p>
    <w:p w14:paraId="71856644" w14:textId="77777777" w:rsidR="00C21DA0" w:rsidRDefault="00C21DA0" w:rsidP="00C21DA0">
      <w:pPr>
        <w:pStyle w:val="NormalWeb"/>
      </w:pPr>
      <w:r>
        <w:t>“An innovator at heart…”</w:t>
      </w:r>
    </w:p>
    <w:p w14:paraId="25B131CB" w14:textId="77777777" w:rsidR="00C21DA0" w:rsidRDefault="00C21DA0" w:rsidP="00C21DA0">
      <w:pPr>
        <w:pStyle w:val="NormalWeb"/>
      </w:pPr>
      <w:r>
        <w:t xml:space="preserve">is personable but </w:t>
      </w:r>
      <w:r>
        <w:rPr>
          <w:rStyle w:val="Strong"/>
        </w:rPr>
        <w:t>not ideal for ATS/recruiter scanning</w:t>
      </w:r>
      <w:r>
        <w:t>.</w:t>
      </w:r>
    </w:p>
    <w:p w14:paraId="5A5375E0" w14:textId="77777777" w:rsidR="00C21DA0" w:rsidRDefault="00C21DA0" w:rsidP="00C21DA0">
      <w:pPr>
        <w:pStyle w:val="NormalWeb"/>
      </w:pPr>
    </w:p>
    <w:p w14:paraId="19D01296" w14:textId="77777777" w:rsidR="00C21DA0" w:rsidRDefault="00C21DA0" w:rsidP="00C21DA0">
      <w:pPr>
        <w:pStyle w:val="NormalWeb"/>
      </w:pPr>
      <w:r>
        <w:t>It should immediately answer:</w:t>
      </w:r>
    </w:p>
    <w:p w14:paraId="5E65D62A" w14:textId="77777777" w:rsidR="00C21DA0" w:rsidRDefault="00C21DA0" w:rsidP="00C21DA0">
      <w:pPr>
        <w:pStyle w:val="NormalWeb"/>
      </w:pPr>
      <w:r>
        <w:rPr>
          <w:rStyle w:val="Strong"/>
        </w:rPr>
        <w:t>Who is this person? → What do they specialize in? → At what level? → What have they delivered?</w:t>
      </w:r>
    </w:p>
    <w:p w14:paraId="3775F535" w14:textId="77777777" w:rsidR="00C21DA0" w:rsidRDefault="00C21DA0" w:rsidP="00C21DA0">
      <w:pPr>
        <w:pStyle w:val="NormalWeb"/>
      </w:pPr>
    </w:p>
    <w:p w14:paraId="03D5E2A7" w14:textId="4EDE0BC2" w:rsidR="00C21DA0" w:rsidRDefault="00C21DA0" w:rsidP="00C21DA0">
      <w:pPr>
        <w:pStyle w:val="NormalWeb"/>
      </w:pPr>
      <w:r>
        <w:t>Suggested positioning:</w:t>
      </w:r>
    </w:p>
    <w:p w14:paraId="72E2B609" w14:textId="77777777" w:rsidR="00C21DA0" w:rsidRDefault="00C21DA0" w:rsidP="00C21DA0">
      <w:pPr>
        <w:pStyle w:val="NormalWeb"/>
      </w:pPr>
    </w:p>
    <w:p w14:paraId="3F64C888" w14:textId="77777777" w:rsidR="00C21DA0" w:rsidRDefault="00C21DA0" w:rsidP="00C21DA0">
      <w:pPr>
        <w:pStyle w:val="NormalWeb"/>
      </w:pPr>
      <w:r>
        <w:rPr>
          <w:rStyle w:val="Strong"/>
        </w:rPr>
        <w:t>Staff Software Engineer and AI-native engineering leader with 30+ years of experience spanning software engineering, technical architecture, creative technology, and product development. Specializes in AI/LLM applications, agentic systems, frontend architecture, and modernization of complex software platforms. Proven ability to translate emerging technologies into production systems, accelerate engineering workflows, and lead cross-functional technical initiatives.</w:t>
      </w:r>
    </w:p>
    <w:p w14:paraId="692CB2E1" w14:textId="77777777" w:rsidR="00C21DA0" w:rsidRDefault="00C21DA0">
      <w:pPr>
        <w:pStyle w:val="CommentText"/>
      </w:pPr>
    </w:p>
    <w:p w14:paraId="50612E8F" w14:textId="72D75799" w:rsidR="005A3916" w:rsidRDefault="005A3916">
      <w:pPr>
        <w:pStyle w:val="CommentText"/>
      </w:pPr>
      <w:r w:rsidRPr="008E58FA">
        <w:rPr>
          <w:rFonts w:asciiTheme="minorHAnsi" w:hAnsiTheme="minorHAnsi" w:cstheme="minorHAnsi"/>
        </w:rPr>
        <w:t>Tailor this section to closely align with the key skills and qualifications outlined in the target job description.</w:t>
      </w:r>
    </w:p>
  </w:comment>
  <w:comment w:id="73" w:author="Author" w:date="2026-08-29T16:09:00Z" w:initials="Author">
    <w:p w14:paraId="7168D2EC" w14:textId="77777777" w:rsidR="00C21DA0" w:rsidRDefault="00C21DA0" w:rsidP="00C21DA0">
      <w:pPr>
        <w:pStyle w:val="Heading3"/>
      </w:pPr>
      <w:r>
        <w:rPr>
          <w:rStyle w:val="CommentReference"/>
        </w:rPr>
        <w:annotationRef/>
      </w:r>
      <w:r>
        <w:t>Skills need ATS restructuring</w:t>
      </w:r>
    </w:p>
    <w:p w14:paraId="5B993C3C" w14:textId="77777777" w:rsidR="00C21DA0" w:rsidRPr="00C21DA0" w:rsidRDefault="00C21DA0" w:rsidP="00C21DA0"/>
    <w:p w14:paraId="5D708B50" w14:textId="77777777" w:rsidR="00C21DA0" w:rsidRDefault="00C21DA0" w:rsidP="00C21DA0">
      <w:pPr>
        <w:pStyle w:val="NormalWeb"/>
      </w:pPr>
      <w:r>
        <w:t>Current content is strong but should be reformatted:</w:t>
      </w:r>
    </w:p>
    <w:p w14:paraId="00DC92EB" w14:textId="77777777" w:rsidR="00C21DA0" w:rsidRDefault="00C21DA0" w:rsidP="00C21DA0">
      <w:pPr>
        <w:pStyle w:val="NormalWeb"/>
      </w:pPr>
    </w:p>
    <w:p w14:paraId="419D6556" w14:textId="77777777" w:rsidR="00C21DA0" w:rsidRDefault="00C21DA0" w:rsidP="00C21DA0">
      <w:pPr>
        <w:pStyle w:val="NormalWeb"/>
      </w:pPr>
      <w:r>
        <w:rPr>
          <w:rStyle w:val="Strong"/>
        </w:rPr>
        <w:t>AI &amp; Agentic Engineering:</w:t>
      </w:r>
      <w:r>
        <w:t xml:space="preserve"> Agentic AI | LLM Applications | Multi-Agent Systems | LLM Orchestration | MCP | Prompt Engineering | AI Workflow Automation | LangChain | OpenAI API | Claude API</w:t>
      </w:r>
    </w:p>
    <w:p w14:paraId="4E4575F3" w14:textId="77777777" w:rsidR="00C21DA0" w:rsidRDefault="00C21DA0" w:rsidP="00C21DA0">
      <w:pPr>
        <w:pStyle w:val="NormalWeb"/>
      </w:pPr>
      <w:r>
        <w:rPr>
          <w:rStyle w:val="Strong"/>
        </w:rPr>
        <w:t>Frontend:</w:t>
      </w:r>
      <w:r>
        <w:t xml:space="preserve"> React | Next.js | TypeScript | JavaScript | SSR | Design Systems | Storybook | Playwright</w:t>
      </w:r>
    </w:p>
    <w:p w14:paraId="59CABFB8" w14:textId="77777777" w:rsidR="00C21DA0" w:rsidRDefault="00C21DA0" w:rsidP="00C21DA0">
      <w:pPr>
        <w:pStyle w:val="NormalWeb"/>
      </w:pPr>
      <w:r>
        <w:rPr>
          <w:rStyle w:val="Strong"/>
        </w:rPr>
        <w:t>Backend &amp; Infrastructure:</w:t>
      </w:r>
      <w:r>
        <w:t xml:space="preserve"> Python | Node.js | FastAPI | Temporal | PostgreSQL | Redis | Firestore | AWS S3/CDN | Docker | GitHub Actions CI/CD</w:t>
      </w:r>
    </w:p>
    <w:p w14:paraId="5229EAE2" w14:textId="77777777" w:rsidR="00C21DA0" w:rsidRDefault="00C21DA0" w:rsidP="00C21DA0">
      <w:pPr>
        <w:pStyle w:val="NormalWeb"/>
      </w:pPr>
      <w:r>
        <w:rPr>
          <w:rStyle w:val="Strong"/>
        </w:rPr>
        <w:t>Security &amp; Integrations:</w:t>
      </w:r>
      <w:r>
        <w:t xml:space="preserve"> OAuth | Okta | Clerk | Stripe | Datadog</w:t>
      </w:r>
    </w:p>
    <w:p w14:paraId="0883FA74" w14:textId="77777777" w:rsidR="00C21DA0" w:rsidRDefault="00C21DA0" w:rsidP="00C21DA0">
      <w:pPr>
        <w:pStyle w:val="NormalWeb"/>
      </w:pPr>
    </w:p>
    <w:p w14:paraId="2D24AF4D" w14:textId="77777777" w:rsidR="00C21DA0" w:rsidRDefault="00C21DA0" w:rsidP="00C21DA0">
      <w:pPr>
        <w:pStyle w:val="NormalWeb"/>
      </w:pPr>
      <w:r>
        <w:t>This is much easier for ATS parsing.</w:t>
      </w:r>
    </w:p>
    <w:p w14:paraId="0A17D708" w14:textId="77777777" w:rsidR="00C21DA0" w:rsidRDefault="00C21DA0">
      <w:pPr>
        <w:pStyle w:val="CommentText"/>
      </w:pPr>
    </w:p>
    <w:p w14:paraId="4FA10713" w14:textId="77777777" w:rsidR="005A3916" w:rsidRPr="008E58FA" w:rsidRDefault="005A3916" w:rsidP="005A391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E58FA">
        <w:rPr>
          <w:rFonts w:asciiTheme="minorHAnsi" w:hAnsiTheme="minorHAnsi" w:cstheme="minorHAnsi"/>
          <w:sz w:val="20"/>
          <w:szCs w:val="20"/>
        </w:rPr>
        <w:t>This section should be customized for each role by prioritizing skills that directly match the requirements outlined in the job description, positioning you as a strong and well-aligned candidate.</w:t>
      </w:r>
    </w:p>
    <w:p w14:paraId="3C8AE4FE" w14:textId="7365F696" w:rsidR="005A3916" w:rsidRDefault="005A3916">
      <w:pPr>
        <w:pStyle w:val="CommentText"/>
      </w:pPr>
    </w:p>
  </w:comment>
  <w:comment w:id="84" w:author="Author" w:date="2026-08-29T16:09:00Z" w:initials="Author">
    <w:p w14:paraId="378C1F99" w14:textId="77777777" w:rsidR="00C21DA0" w:rsidRDefault="00C21DA0" w:rsidP="00C21DA0">
      <w:pPr>
        <w:pStyle w:val="Heading3"/>
      </w:pPr>
      <w:r>
        <w:rPr>
          <w:rStyle w:val="CommentReference"/>
        </w:rPr>
        <w:annotationRef/>
      </w:r>
      <w:r>
        <w:t>Add missing modern keywords—where truthful</w:t>
      </w:r>
    </w:p>
    <w:p w14:paraId="47117D43" w14:textId="77777777" w:rsidR="00C21DA0" w:rsidRPr="00C21DA0" w:rsidRDefault="00C21DA0" w:rsidP="00C21DA0"/>
    <w:p w14:paraId="15A50FD2" w14:textId="77777777" w:rsidR="00C21DA0" w:rsidRDefault="00C21DA0" w:rsidP="00C21DA0">
      <w:pPr>
        <w:pStyle w:val="NormalWeb"/>
      </w:pPr>
      <w:r>
        <w:t>Potentially relevant:</w:t>
      </w:r>
    </w:p>
    <w:p w14:paraId="785C9997" w14:textId="77777777" w:rsidR="00C21DA0" w:rsidRDefault="00C21DA0" w:rsidP="00C21DA0">
      <w:pPr>
        <w:widowControl/>
        <w:numPr>
          <w:ilvl w:val="0"/>
          <w:numId w:val="13"/>
        </w:numPr>
        <w:autoSpaceDE/>
        <w:autoSpaceDN/>
        <w:spacing w:before="100" w:beforeAutospacing="1" w:after="100" w:afterAutospacing="1"/>
      </w:pPr>
      <w:r>
        <w:t xml:space="preserve">Generative AI </w:t>
      </w:r>
    </w:p>
    <w:p w14:paraId="137D3FCD" w14:textId="77777777" w:rsidR="00C21DA0" w:rsidRDefault="00C21DA0" w:rsidP="00C21DA0">
      <w:pPr>
        <w:widowControl/>
        <w:numPr>
          <w:ilvl w:val="0"/>
          <w:numId w:val="13"/>
        </w:numPr>
        <w:autoSpaceDE/>
        <w:autoSpaceDN/>
        <w:spacing w:before="100" w:beforeAutospacing="1" w:after="100" w:afterAutospacing="1"/>
      </w:pPr>
      <w:r>
        <w:t xml:space="preserve">LLM Applications </w:t>
      </w:r>
    </w:p>
    <w:p w14:paraId="47055E62" w14:textId="77777777" w:rsidR="00C21DA0" w:rsidRDefault="00C21DA0" w:rsidP="00C21DA0">
      <w:pPr>
        <w:widowControl/>
        <w:numPr>
          <w:ilvl w:val="0"/>
          <w:numId w:val="13"/>
        </w:numPr>
        <w:autoSpaceDE/>
        <w:autoSpaceDN/>
        <w:spacing w:before="100" w:beforeAutospacing="1" w:after="100" w:afterAutospacing="1"/>
      </w:pPr>
      <w:r>
        <w:t xml:space="preserve">AI Agents </w:t>
      </w:r>
    </w:p>
    <w:p w14:paraId="3402B74F" w14:textId="77777777" w:rsidR="00C21DA0" w:rsidRDefault="00C21DA0" w:rsidP="00C21DA0">
      <w:pPr>
        <w:widowControl/>
        <w:numPr>
          <w:ilvl w:val="0"/>
          <w:numId w:val="13"/>
        </w:numPr>
        <w:autoSpaceDE/>
        <w:autoSpaceDN/>
        <w:spacing w:before="100" w:beforeAutospacing="1" w:after="100" w:afterAutospacing="1"/>
      </w:pPr>
      <w:r>
        <w:t xml:space="preserve">Agentic Workflows </w:t>
      </w:r>
    </w:p>
    <w:p w14:paraId="673F2624" w14:textId="77777777" w:rsidR="00C21DA0" w:rsidRDefault="00C21DA0" w:rsidP="00C21DA0">
      <w:pPr>
        <w:widowControl/>
        <w:numPr>
          <w:ilvl w:val="0"/>
          <w:numId w:val="13"/>
        </w:numPr>
        <w:autoSpaceDE/>
        <w:autoSpaceDN/>
        <w:spacing w:before="100" w:beforeAutospacing="1" w:after="100" w:afterAutospacing="1"/>
      </w:pPr>
      <w:r>
        <w:t xml:space="preserve">AI Engineering </w:t>
      </w:r>
    </w:p>
    <w:p w14:paraId="7CA7281D" w14:textId="77777777" w:rsidR="00C21DA0" w:rsidRDefault="00C21DA0" w:rsidP="00C21DA0">
      <w:pPr>
        <w:widowControl/>
        <w:numPr>
          <w:ilvl w:val="0"/>
          <w:numId w:val="13"/>
        </w:numPr>
        <w:autoSpaceDE/>
        <w:autoSpaceDN/>
        <w:spacing w:before="100" w:beforeAutospacing="1" w:after="100" w:afterAutospacing="1"/>
      </w:pPr>
      <w:r>
        <w:t xml:space="preserve">AI Automation </w:t>
      </w:r>
    </w:p>
    <w:p w14:paraId="33BAD619" w14:textId="77777777" w:rsidR="00C21DA0" w:rsidRDefault="00C21DA0" w:rsidP="00C21DA0">
      <w:pPr>
        <w:widowControl/>
        <w:numPr>
          <w:ilvl w:val="0"/>
          <w:numId w:val="13"/>
        </w:numPr>
        <w:autoSpaceDE/>
        <w:autoSpaceDN/>
        <w:spacing w:before="100" w:beforeAutospacing="1" w:after="100" w:afterAutospacing="1"/>
      </w:pPr>
      <w:r>
        <w:t xml:space="preserve">Software Architecture </w:t>
      </w:r>
    </w:p>
    <w:p w14:paraId="21B456C6" w14:textId="77777777" w:rsidR="00C21DA0" w:rsidRDefault="00C21DA0" w:rsidP="00C21DA0">
      <w:pPr>
        <w:widowControl/>
        <w:numPr>
          <w:ilvl w:val="0"/>
          <w:numId w:val="13"/>
        </w:numPr>
        <w:autoSpaceDE/>
        <w:autoSpaceDN/>
        <w:spacing w:before="100" w:beforeAutospacing="1" w:after="100" w:afterAutospacing="1"/>
      </w:pPr>
      <w:r>
        <w:t xml:space="preserve">Technical Strategy </w:t>
      </w:r>
    </w:p>
    <w:p w14:paraId="1E71ADAB" w14:textId="77777777" w:rsidR="00C21DA0" w:rsidRDefault="00C21DA0" w:rsidP="00C21DA0">
      <w:pPr>
        <w:widowControl/>
        <w:numPr>
          <w:ilvl w:val="0"/>
          <w:numId w:val="13"/>
        </w:numPr>
        <w:autoSpaceDE/>
        <w:autoSpaceDN/>
        <w:spacing w:before="100" w:beforeAutospacing="1" w:after="100" w:afterAutospacing="1"/>
      </w:pPr>
      <w:r>
        <w:t xml:space="preserve">Developer Experience </w:t>
      </w:r>
    </w:p>
    <w:p w14:paraId="0A203465" w14:textId="77777777" w:rsidR="00C21DA0" w:rsidRDefault="00C21DA0" w:rsidP="00C21DA0">
      <w:pPr>
        <w:widowControl/>
        <w:numPr>
          <w:ilvl w:val="0"/>
          <w:numId w:val="13"/>
        </w:numPr>
        <w:autoSpaceDE/>
        <w:autoSpaceDN/>
        <w:spacing w:before="100" w:beforeAutospacing="1" w:after="100" w:afterAutospacing="1"/>
      </w:pPr>
      <w:r>
        <w:t xml:space="preserve">Engineering Productivity </w:t>
      </w:r>
    </w:p>
    <w:p w14:paraId="1086ADCF" w14:textId="77777777" w:rsidR="00C21DA0" w:rsidRDefault="00C21DA0" w:rsidP="00C21DA0">
      <w:pPr>
        <w:widowControl/>
        <w:numPr>
          <w:ilvl w:val="0"/>
          <w:numId w:val="13"/>
        </w:numPr>
        <w:autoSpaceDE/>
        <w:autoSpaceDN/>
        <w:spacing w:before="100" w:beforeAutospacing="1" w:after="100" w:afterAutospacing="1"/>
      </w:pPr>
      <w:r>
        <w:t xml:space="preserve">Platform Engineering </w:t>
      </w:r>
    </w:p>
    <w:p w14:paraId="19C68AA2" w14:textId="77777777" w:rsidR="00C21DA0" w:rsidRDefault="00C21DA0" w:rsidP="00C21DA0">
      <w:pPr>
        <w:widowControl/>
        <w:numPr>
          <w:ilvl w:val="0"/>
          <w:numId w:val="13"/>
        </w:numPr>
        <w:autoSpaceDE/>
        <w:autoSpaceDN/>
        <w:spacing w:before="100" w:beforeAutospacing="1" w:after="100" w:afterAutospacing="1"/>
      </w:pPr>
      <w:r>
        <w:t xml:space="preserve">API Design </w:t>
      </w:r>
    </w:p>
    <w:p w14:paraId="70C137AC" w14:textId="77777777" w:rsidR="00C21DA0" w:rsidRDefault="00C21DA0" w:rsidP="00C21DA0">
      <w:pPr>
        <w:widowControl/>
        <w:numPr>
          <w:ilvl w:val="0"/>
          <w:numId w:val="13"/>
        </w:numPr>
        <w:autoSpaceDE/>
        <w:autoSpaceDN/>
        <w:spacing w:before="100" w:beforeAutospacing="1" w:after="100" w:afterAutospacing="1"/>
      </w:pPr>
      <w:r>
        <w:t xml:space="preserve">Cloud Architecture </w:t>
      </w:r>
    </w:p>
    <w:p w14:paraId="3F81C4FC" w14:textId="77777777" w:rsidR="00C21DA0" w:rsidRDefault="00C21DA0" w:rsidP="00C21DA0">
      <w:pPr>
        <w:widowControl/>
        <w:numPr>
          <w:ilvl w:val="0"/>
          <w:numId w:val="13"/>
        </w:numPr>
        <w:autoSpaceDE/>
        <w:autoSpaceDN/>
        <w:spacing w:before="100" w:beforeAutospacing="1" w:after="100" w:afterAutospacing="1"/>
      </w:pPr>
      <w:r>
        <w:t xml:space="preserve">CI/CD </w:t>
      </w:r>
    </w:p>
    <w:p w14:paraId="706EC8FE" w14:textId="77777777" w:rsidR="00C21DA0" w:rsidRDefault="00C21DA0" w:rsidP="00C21DA0">
      <w:pPr>
        <w:widowControl/>
        <w:numPr>
          <w:ilvl w:val="0"/>
          <w:numId w:val="13"/>
        </w:numPr>
        <w:autoSpaceDE/>
        <w:autoSpaceDN/>
        <w:spacing w:before="100" w:beforeAutospacing="1" w:after="100" w:afterAutospacing="1"/>
      </w:pPr>
      <w:r>
        <w:t xml:space="preserve">Observability </w:t>
      </w:r>
    </w:p>
    <w:p w14:paraId="6521A31F" w14:textId="77777777" w:rsidR="00C21DA0" w:rsidRDefault="00C21DA0" w:rsidP="00C21DA0">
      <w:pPr>
        <w:widowControl/>
        <w:numPr>
          <w:ilvl w:val="0"/>
          <w:numId w:val="13"/>
        </w:numPr>
        <w:autoSpaceDE/>
        <w:autoSpaceDN/>
        <w:spacing w:before="100" w:beforeAutospacing="1" w:after="100" w:afterAutospacing="1"/>
      </w:pPr>
      <w:r>
        <w:t xml:space="preserve">System Design </w:t>
      </w:r>
    </w:p>
    <w:p w14:paraId="567BB700" w14:textId="77777777" w:rsidR="00C21DA0" w:rsidRDefault="00C21DA0" w:rsidP="00C21DA0">
      <w:pPr>
        <w:widowControl/>
        <w:numPr>
          <w:ilvl w:val="0"/>
          <w:numId w:val="13"/>
        </w:numPr>
        <w:autoSpaceDE/>
        <w:autoSpaceDN/>
        <w:spacing w:before="100" w:beforeAutospacing="1" w:after="100" w:afterAutospacing="1"/>
      </w:pPr>
      <w:r>
        <w:t xml:space="preserve">Distributed Systems </w:t>
      </w:r>
    </w:p>
    <w:p w14:paraId="63285390" w14:textId="77777777" w:rsidR="00C21DA0" w:rsidRDefault="00C21DA0" w:rsidP="00C21DA0">
      <w:pPr>
        <w:widowControl/>
        <w:numPr>
          <w:ilvl w:val="0"/>
          <w:numId w:val="13"/>
        </w:numPr>
        <w:autoSpaceDE/>
        <w:autoSpaceDN/>
        <w:spacing w:before="100" w:beforeAutospacing="1" w:after="100" w:afterAutospacing="1"/>
      </w:pPr>
      <w:r>
        <w:t>Agile Development</w:t>
      </w:r>
    </w:p>
    <w:p w14:paraId="4A2BE0C3" w14:textId="1D1AAFFA" w:rsidR="00C21DA0" w:rsidRDefault="00C21DA0">
      <w:pPr>
        <w:pStyle w:val="CommentText"/>
      </w:pPr>
    </w:p>
  </w:comment>
  <w:comment w:id="96" w:author="Author" w:date="2026-08-29T16:09:00Z" w:initials="Author">
    <w:p w14:paraId="5FC00CBE" w14:textId="77777777" w:rsidR="00C21DA0" w:rsidRDefault="00C21DA0" w:rsidP="00C21DA0">
      <w:pPr>
        <w:pStyle w:val="pdq2pgselectionanchorcontainer"/>
      </w:pPr>
      <w:r>
        <w:rPr>
          <w:rStyle w:val="CommentReference"/>
        </w:rPr>
        <w:annotationRef/>
      </w:r>
      <w:r>
        <w:t>Avoid:</w:t>
      </w:r>
    </w:p>
    <w:p w14:paraId="143B286F" w14:textId="77777777" w:rsidR="00C21DA0" w:rsidRDefault="00C21DA0" w:rsidP="00C21DA0">
      <w:pPr>
        <w:pStyle w:val="pdq2pgselectionanchorcontainer"/>
      </w:pPr>
    </w:p>
    <w:p w14:paraId="65B5C1D1" w14:textId="77777777" w:rsidR="00C21DA0" w:rsidRDefault="00C21DA0" w:rsidP="00C21DA0">
      <w:pPr>
        <w:pStyle w:val="NormalWeb"/>
      </w:pPr>
      <w:r>
        <w:t>“11 years”</w:t>
      </w:r>
    </w:p>
    <w:p w14:paraId="08D9653E" w14:textId="77777777" w:rsidR="00C21DA0" w:rsidRDefault="00C21DA0" w:rsidP="00C21DA0">
      <w:pPr>
        <w:pStyle w:val="NormalWeb"/>
      </w:pPr>
      <w:r>
        <w:t>because the dates already communicate tenure.</w:t>
      </w:r>
    </w:p>
    <w:p w14:paraId="722973D4" w14:textId="170DA7BC" w:rsidR="00C21DA0" w:rsidRDefault="00C21DA0">
      <w:pPr>
        <w:pStyle w:val="CommentText"/>
      </w:pPr>
    </w:p>
  </w:comment>
  <w:comment w:id="93" w:author="Author" w:date="2026-08-29T16:10:00Z" w:initials="Author">
    <w:p w14:paraId="7F9D0648" w14:textId="77777777" w:rsidR="00C21DA0" w:rsidRDefault="00C21DA0" w:rsidP="00C21DA0">
      <w:pPr>
        <w:pStyle w:val="Heading3"/>
      </w:pPr>
      <w:r>
        <w:rPr>
          <w:rStyle w:val="HTMLCode"/>
          <w:rFonts w:eastAsiaTheme="majorEastAsia"/>
        </w:rPr>
        <w:annotationRef/>
      </w:r>
      <w:r>
        <w:t>Column-based formatting</w:t>
      </w:r>
    </w:p>
    <w:p w14:paraId="0C607083" w14:textId="77777777" w:rsidR="00C21DA0" w:rsidRPr="00C21DA0" w:rsidRDefault="00C21DA0" w:rsidP="00C21DA0"/>
    <w:p w14:paraId="460704A6" w14:textId="77777777" w:rsidR="00C21DA0" w:rsidRDefault="00C21DA0" w:rsidP="00C21DA0">
      <w:pPr>
        <w:pStyle w:val="NormalWeb"/>
      </w:pPr>
      <w:r>
        <w:t xml:space="preserve">The column usage is particularly risky because the resume appears to contain </w:t>
      </w:r>
      <w:r>
        <w:rPr>
          <w:rStyle w:val="Strong"/>
        </w:rPr>
        <w:t>OCR/encoding corruption</w:t>
      </w:r>
      <w:r>
        <w:t>.</w:t>
      </w:r>
    </w:p>
    <w:p w14:paraId="3FDC4BEE" w14:textId="77777777" w:rsidR="00C21DA0" w:rsidRDefault="00C21DA0" w:rsidP="00C21DA0">
      <w:pPr>
        <w:pStyle w:val="NormalWeb"/>
      </w:pPr>
    </w:p>
    <w:p w14:paraId="164A1DF6" w14:textId="77777777" w:rsidR="00C21DA0" w:rsidRDefault="00C21DA0" w:rsidP="00C21DA0">
      <w:pPr>
        <w:pStyle w:val="NormalWeb"/>
      </w:pPr>
      <w:r>
        <w:t>Examples:</w:t>
      </w:r>
    </w:p>
    <w:p w14:paraId="346C2F0C" w14:textId="77777777" w:rsidR="00C21DA0" w:rsidRDefault="00C21DA0" w:rsidP="00C21DA0">
      <w:pPr>
        <w:widowControl/>
        <w:numPr>
          <w:ilvl w:val="0"/>
          <w:numId w:val="14"/>
        </w:numPr>
        <w:autoSpaceDE/>
        <w:autoSpaceDN/>
        <w:spacing w:before="100" w:beforeAutospacing="1" w:after="100" w:afterAutospacing="1"/>
      </w:pPr>
      <w:r>
        <w:rPr>
          <w:rStyle w:val="HTMLCode"/>
          <w:rFonts w:eastAsia="Arial"/>
        </w:rPr>
        <w:t>uNsB.+</w:t>
      </w:r>
      <w:r>
        <w:t xml:space="preserve"> </w:t>
      </w:r>
    </w:p>
    <w:p w14:paraId="3555C08B" w14:textId="77777777" w:rsidR="00C21DA0" w:rsidRDefault="00C21DA0" w:rsidP="00C21DA0">
      <w:pPr>
        <w:widowControl/>
        <w:numPr>
          <w:ilvl w:val="0"/>
          <w:numId w:val="14"/>
        </w:numPr>
        <w:autoSpaceDE/>
        <w:autoSpaceDN/>
        <w:spacing w:before="100" w:beforeAutospacing="1" w:after="100" w:afterAutospacing="1"/>
      </w:pPr>
      <w:r>
        <w:rPr>
          <w:rStyle w:val="HTMLCode"/>
          <w:rFonts w:eastAsia="Arial"/>
        </w:rPr>
        <w:t>\:jears</w:t>
      </w:r>
      <w:r>
        <w:t xml:space="preserve"> </w:t>
      </w:r>
    </w:p>
    <w:p w14:paraId="35C85E87" w14:textId="77777777" w:rsidR="00C21DA0" w:rsidRDefault="00C21DA0" w:rsidP="00C21DA0">
      <w:pPr>
        <w:widowControl/>
        <w:numPr>
          <w:ilvl w:val="0"/>
          <w:numId w:val="14"/>
        </w:numPr>
        <w:autoSpaceDE/>
        <w:autoSpaceDN/>
        <w:spacing w:before="100" w:beforeAutospacing="1" w:after="100" w:afterAutospacing="1"/>
      </w:pPr>
      <w:r>
        <w:rPr>
          <w:rStyle w:val="HTMLCode"/>
          <w:rFonts w:eastAsia="Arial"/>
        </w:rPr>
        <w:t>Al</w:t>
      </w:r>
      <w:r>
        <w:t xml:space="preserve"> instead of </w:t>
      </w:r>
      <w:r>
        <w:rPr>
          <w:rStyle w:val="HTMLCode"/>
          <w:rFonts w:eastAsia="Arial"/>
        </w:rPr>
        <w:t>AI</w:t>
      </w:r>
      <w:r>
        <w:t xml:space="preserve"> </w:t>
      </w:r>
    </w:p>
    <w:p w14:paraId="62DF2633" w14:textId="77777777" w:rsidR="00C21DA0" w:rsidRDefault="00C21DA0" w:rsidP="00C21DA0">
      <w:pPr>
        <w:widowControl/>
        <w:numPr>
          <w:ilvl w:val="0"/>
          <w:numId w:val="14"/>
        </w:numPr>
        <w:autoSpaceDE/>
        <w:autoSpaceDN/>
        <w:spacing w:before="100" w:beforeAutospacing="1" w:after="100" w:afterAutospacing="1"/>
      </w:pPr>
      <w:r>
        <w:rPr>
          <w:rStyle w:val="HTMLCode"/>
          <w:rFonts w:eastAsia="Arial"/>
        </w:rPr>
        <w:t>APls</w:t>
      </w:r>
      <w:r>
        <w:t xml:space="preserve"> </w:t>
      </w:r>
    </w:p>
    <w:p w14:paraId="25C96578" w14:textId="77777777" w:rsidR="00C21DA0" w:rsidRDefault="00C21DA0" w:rsidP="00C21DA0">
      <w:pPr>
        <w:widowControl/>
        <w:numPr>
          <w:ilvl w:val="0"/>
          <w:numId w:val="14"/>
        </w:numPr>
        <w:autoSpaceDE/>
        <w:autoSpaceDN/>
        <w:spacing w:before="100" w:beforeAutospacing="1" w:after="100" w:afterAutospacing="1"/>
      </w:pPr>
      <w:r>
        <w:rPr>
          <w:rStyle w:val="HTMLCode"/>
          <w:rFonts w:eastAsia="Arial"/>
        </w:rPr>
        <w:t>dail\d</w:t>
      </w:r>
      <w:r>
        <w:t xml:space="preserve"> </w:t>
      </w:r>
    </w:p>
    <w:p w14:paraId="6B8F33AD" w14:textId="77777777" w:rsidR="00C21DA0" w:rsidRDefault="00C21DA0" w:rsidP="00C21DA0">
      <w:pPr>
        <w:pStyle w:val="NormalWeb"/>
      </w:pPr>
    </w:p>
    <w:p w14:paraId="3A46787F" w14:textId="0159C2B4" w:rsidR="00C21DA0" w:rsidRDefault="00C21DA0" w:rsidP="00C21DA0">
      <w:pPr>
        <w:pStyle w:val="NormalWeb"/>
      </w:pPr>
      <w:r>
        <w:t>This must be fixed before submission.</w:t>
      </w:r>
    </w:p>
    <w:p w14:paraId="3C897A0D" w14:textId="77777777" w:rsidR="00C21DA0" w:rsidRDefault="00C21DA0" w:rsidP="00C21DA0">
      <w:pPr>
        <w:pStyle w:val="NormalWeb"/>
      </w:pPr>
      <w:r>
        <w:rPr>
          <w:rStyle w:val="Strong"/>
        </w:rPr>
        <w:t>Recommendation:</w:t>
      </w:r>
      <w:r>
        <w:t xml:space="preserve"> use a clean </w:t>
      </w:r>
      <w:r>
        <w:rPr>
          <w:rStyle w:val="Strong"/>
        </w:rPr>
        <w:t>single-column ATS version</w:t>
      </w:r>
      <w:r>
        <w:t>, even if a visually designed version is maintained separately for human readers.</w:t>
      </w:r>
    </w:p>
    <w:p w14:paraId="228C75A3" w14:textId="011C1D5E" w:rsidR="00C21DA0" w:rsidRDefault="00C21DA0">
      <w:pPr>
        <w:pStyle w:val="CommentText"/>
      </w:pPr>
    </w:p>
  </w:comment>
  <w:comment w:id="129" w:author="Author" w:date="2026-08-29T16:08:00Z" w:initials="Author">
    <w:p w14:paraId="5F244B2F" w14:textId="77777777" w:rsidR="00C21DA0" w:rsidRDefault="00C21DA0" w:rsidP="00C21DA0">
      <w:pPr>
        <w:pStyle w:val="Heading3"/>
        <w:rPr>
          <w:rFonts w:ascii="Times New Roman" w:eastAsia="Times New Roman" w:hAnsi="Times New Roman" w:cs="Times New Roman"/>
        </w:rPr>
      </w:pPr>
      <w:r>
        <w:rPr>
          <w:rStyle w:val="CommentReference"/>
        </w:rPr>
        <w:annotationRef/>
      </w:r>
      <w:r>
        <w:t>Strongest accomplishments should be surfaced</w:t>
      </w:r>
    </w:p>
    <w:p w14:paraId="0E6540B0" w14:textId="77777777" w:rsidR="00C21DA0" w:rsidRDefault="00C21DA0" w:rsidP="00C21DA0">
      <w:pPr>
        <w:pStyle w:val="NormalWeb"/>
      </w:pPr>
      <w:r>
        <w:t>The following are excellent ATS/recruiter hooks:</w:t>
      </w:r>
    </w:p>
    <w:p w14:paraId="39634BC1" w14:textId="77777777" w:rsidR="00C21DA0" w:rsidRDefault="00C21DA0" w:rsidP="00C21DA0">
      <w:pPr>
        <w:pStyle w:val="NormalWeb"/>
      </w:pPr>
    </w:p>
    <w:p w14:paraId="5D6F6804" w14:textId="77777777" w:rsidR="00C21DA0" w:rsidRDefault="00C21DA0" w:rsidP="00C21DA0">
      <w:pPr>
        <w:widowControl/>
        <w:numPr>
          <w:ilvl w:val="0"/>
          <w:numId w:val="12"/>
        </w:numPr>
        <w:autoSpaceDE/>
        <w:autoSpaceDN/>
        <w:spacing w:before="100" w:beforeAutospacing="1" w:after="100" w:afterAutospacing="1"/>
      </w:pPr>
      <w:r>
        <w:rPr>
          <w:rStyle w:val="Strong"/>
        </w:rPr>
        <w:t>84% handling accuracy</w:t>
      </w:r>
      <w:r>
        <w:t xml:space="preserve"> on previously unseen support tickets </w:t>
      </w:r>
    </w:p>
    <w:p w14:paraId="15F6579E" w14:textId="77777777" w:rsidR="00C21DA0" w:rsidRDefault="00C21DA0" w:rsidP="00C21DA0">
      <w:pPr>
        <w:widowControl/>
        <w:numPr>
          <w:ilvl w:val="0"/>
          <w:numId w:val="12"/>
        </w:numPr>
        <w:autoSpaceDE/>
        <w:autoSpaceDN/>
        <w:spacing w:before="100" w:beforeAutospacing="1" w:after="100" w:afterAutospacing="1"/>
      </w:pPr>
      <w:r>
        <w:rPr>
          <w:rStyle w:val="Strong"/>
        </w:rPr>
        <w:t>92% reduction</w:t>
      </w:r>
      <w:r>
        <w:t xml:space="preserve"> in estimated engineering effort (8% of original estimate) </w:t>
      </w:r>
    </w:p>
    <w:p w14:paraId="268C0D09" w14:textId="77777777" w:rsidR="00C21DA0" w:rsidRDefault="00C21DA0" w:rsidP="00C21DA0">
      <w:pPr>
        <w:widowControl/>
        <w:numPr>
          <w:ilvl w:val="0"/>
          <w:numId w:val="12"/>
        </w:numPr>
        <w:autoSpaceDE/>
        <w:autoSpaceDN/>
        <w:spacing w:before="100" w:beforeAutospacing="1" w:after="100" w:afterAutospacing="1"/>
      </w:pPr>
      <w:r>
        <w:rPr>
          <w:rStyle w:val="Strong"/>
        </w:rPr>
        <w:t>176% desktop / 82% mobile</w:t>
      </w:r>
      <w:r>
        <w:t xml:space="preserve"> improvement in share engagement </w:t>
      </w:r>
    </w:p>
    <w:p w14:paraId="65DCD46E" w14:textId="77777777" w:rsidR="00C21DA0" w:rsidRDefault="00C21DA0" w:rsidP="00C21DA0">
      <w:pPr>
        <w:widowControl/>
        <w:numPr>
          <w:ilvl w:val="0"/>
          <w:numId w:val="12"/>
        </w:numPr>
        <w:autoSpaceDE/>
        <w:autoSpaceDN/>
        <w:spacing w:before="100" w:beforeAutospacing="1" w:after="100" w:afterAutospacing="1"/>
      </w:pPr>
      <w:r>
        <w:t xml:space="preserve">Reusable blueprint across </w:t>
      </w:r>
      <w:r>
        <w:rPr>
          <w:rStyle w:val="Strong"/>
        </w:rPr>
        <w:t>12 similar systems</w:t>
      </w:r>
      <w:r>
        <w:t xml:space="preserve"> </w:t>
      </w:r>
    </w:p>
    <w:p w14:paraId="63CE68B5" w14:textId="77777777" w:rsidR="00C21DA0" w:rsidRDefault="00C21DA0" w:rsidP="00C21DA0">
      <w:pPr>
        <w:widowControl/>
        <w:numPr>
          <w:ilvl w:val="0"/>
          <w:numId w:val="12"/>
        </w:numPr>
        <w:autoSpaceDE/>
        <w:autoSpaceDN/>
        <w:spacing w:before="100" w:beforeAutospacing="1" w:after="100" w:afterAutospacing="1"/>
      </w:pPr>
      <w:r>
        <w:t xml:space="preserve">Platform supporting </w:t>
      </w:r>
      <w:r>
        <w:rPr>
          <w:rStyle w:val="Strong"/>
        </w:rPr>
        <w:t>100+ channels, 40+ users and hundreds of posts daily</w:t>
      </w:r>
      <w:r>
        <w:t xml:space="preserve"> </w:t>
      </w:r>
    </w:p>
    <w:p w14:paraId="0093E56A" w14:textId="77777777" w:rsidR="00C21DA0" w:rsidRDefault="00C21DA0" w:rsidP="00C21DA0">
      <w:pPr>
        <w:widowControl/>
        <w:numPr>
          <w:ilvl w:val="0"/>
          <w:numId w:val="12"/>
        </w:numPr>
        <w:autoSpaceDE/>
        <w:autoSpaceDN/>
        <w:spacing w:before="100" w:beforeAutospacing="1" w:after="100" w:afterAutospacing="1"/>
      </w:pPr>
      <w:r>
        <w:t xml:space="preserve">Built organization/team capabilities across </w:t>
      </w:r>
      <w:r>
        <w:rPr>
          <w:rStyle w:val="Strong"/>
        </w:rPr>
        <w:t>36-person interactive team</w:t>
      </w:r>
      <w:r>
        <w:t xml:space="preserve"> </w:t>
      </w:r>
    </w:p>
    <w:p w14:paraId="44D4B813" w14:textId="77777777" w:rsidR="00C21DA0" w:rsidRDefault="00C21DA0" w:rsidP="00C21DA0">
      <w:pPr>
        <w:widowControl/>
        <w:numPr>
          <w:ilvl w:val="0"/>
          <w:numId w:val="12"/>
        </w:numPr>
        <w:autoSpaceDE/>
        <w:autoSpaceDN/>
        <w:spacing w:before="100" w:beforeAutospacing="1" w:after="100" w:afterAutospacing="1"/>
      </w:pPr>
      <w:r>
        <w:rPr>
          <w:rStyle w:val="Strong"/>
        </w:rPr>
        <w:t>200%+ YoY growth</w:t>
      </w:r>
      <w:r>
        <w:t xml:space="preserve"> for Target account </w:t>
      </w:r>
    </w:p>
    <w:p w14:paraId="00A5C2A9" w14:textId="77777777" w:rsidR="00C21DA0" w:rsidRDefault="00C21DA0" w:rsidP="00C21DA0">
      <w:pPr>
        <w:pStyle w:val="NormalWeb"/>
      </w:pPr>
    </w:p>
    <w:p w14:paraId="2FA67CF5" w14:textId="315E1058" w:rsidR="00C21DA0" w:rsidRDefault="00C21DA0" w:rsidP="00C21DA0">
      <w:pPr>
        <w:pStyle w:val="NormalWeb"/>
      </w:pPr>
      <w:r>
        <w:t>These should appear prominently in the first half of the resume.</w:t>
      </w:r>
    </w:p>
    <w:p w14:paraId="4A67537C" w14:textId="77777777" w:rsidR="00C21DA0" w:rsidRDefault="00C21DA0">
      <w:pPr>
        <w:pStyle w:val="CommentText"/>
      </w:pPr>
    </w:p>
    <w:p w14:paraId="54F2A67B" w14:textId="77777777" w:rsidR="005A3916" w:rsidRPr="00B56CD1" w:rsidRDefault="005A3916" w:rsidP="005A3916">
      <w:pPr>
        <w:rPr>
          <w:rFonts w:eastAsia="Calibri" w:cstheme="minorHAnsi"/>
          <w:sz w:val="20"/>
          <w:szCs w:val="20"/>
        </w:rPr>
      </w:pPr>
      <w:bookmarkStart w:id="130" w:name="_Hlk148553838"/>
      <w:r w:rsidRPr="00B56CD1">
        <w:rPr>
          <w:rFonts w:eastAsia="Calibri" w:cstheme="minorHAnsi"/>
          <w:sz w:val="20"/>
          <w:szCs w:val="20"/>
        </w:rPr>
        <w:t>Accomplishments are important because they show the reader the positive ways you have impacted the organization you have worked for. Questions to ask yourself:</w:t>
      </w:r>
    </w:p>
    <w:p w14:paraId="7BE9AB80" w14:textId="77777777" w:rsidR="005A3916" w:rsidRPr="00B56CD1" w:rsidRDefault="005A3916" w:rsidP="005A3916">
      <w:pPr>
        <w:rPr>
          <w:rFonts w:eastAsia="Calibri" w:cstheme="minorHAnsi"/>
          <w:sz w:val="20"/>
          <w:szCs w:val="20"/>
        </w:rPr>
      </w:pPr>
      <w:r w:rsidRPr="00B56CD1">
        <w:rPr>
          <w:rFonts w:eastAsia="Calibri" w:cstheme="minorHAnsi"/>
          <w:sz w:val="20"/>
          <w:szCs w:val="20"/>
        </w:rPr>
        <w:t>Did I ever find a way to save time or costs?</w:t>
      </w:r>
    </w:p>
    <w:p w14:paraId="4E654024" w14:textId="77777777" w:rsidR="005A3916" w:rsidRPr="00B56CD1" w:rsidRDefault="005A3916" w:rsidP="005A3916">
      <w:pPr>
        <w:rPr>
          <w:rFonts w:eastAsia="Calibri" w:cstheme="minorHAnsi"/>
          <w:sz w:val="20"/>
          <w:szCs w:val="20"/>
        </w:rPr>
      </w:pPr>
      <w:r w:rsidRPr="00B56CD1">
        <w:rPr>
          <w:rFonts w:eastAsia="Calibri" w:cstheme="minorHAnsi"/>
          <w:sz w:val="20"/>
          <w:szCs w:val="20"/>
        </w:rPr>
        <w:t xml:space="preserve">Have I ever created a new process or implemented a new tool </w:t>
      </w:r>
      <w:r>
        <w:rPr>
          <w:rFonts w:eastAsia="Calibri" w:cstheme="minorHAnsi"/>
          <w:sz w:val="20"/>
          <w:szCs w:val="20"/>
        </w:rPr>
        <w:t xml:space="preserve">to make things run more efficiently or to make the team </w:t>
      </w:r>
      <w:r w:rsidRPr="00B56CD1">
        <w:rPr>
          <w:rFonts w:eastAsia="Calibri" w:cstheme="minorHAnsi"/>
          <w:sz w:val="20"/>
          <w:szCs w:val="20"/>
        </w:rPr>
        <w:t>more productive?</w:t>
      </w:r>
    </w:p>
    <w:p w14:paraId="1D5A7B9F" w14:textId="77777777" w:rsidR="005A3916" w:rsidRPr="00B56CD1" w:rsidRDefault="005A3916" w:rsidP="005A3916">
      <w:pPr>
        <w:rPr>
          <w:rFonts w:eastAsia="Calibri" w:cstheme="minorHAnsi"/>
          <w:sz w:val="20"/>
          <w:szCs w:val="20"/>
        </w:rPr>
      </w:pPr>
      <w:r w:rsidRPr="00B56CD1">
        <w:rPr>
          <w:rFonts w:eastAsia="Calibri" w:cstheme="minorHAnsi"/>
          <w:sz w:val="20"/>
          <w:szCs w:val="20"/>
        </w:rPr>
        <w:t>What am I most proud of?</w:t>
      </w:r>
    </w:p>
    <w:p w14:paraId="334554BC" w14:textId="77777777" w:rsidR="005A3916" w:rsidRPr="00B56CD1" w:rsidRDefault="005A3916" w:rsidP="005A3916">
      <w:pPr>
        <w:rPr>
          <w:rFonts w:eastAsia="Calibri" w:cstheme="minorHAnsi"/>
          <w:sz w:val="20"/>
          <w:szCs w:val="20"/>
        </w:rPr>
      </w:pPr>
    </w:p>
    <w:p w14:paraId="3AB337E0" w14:textId="05D07F33" w:rsidR="005A3916" w:rsidRDefault="005A3916" w:rsidP="005A3916">
      <w:pPr>
        <w:pStyle w:val="CommentText"/>
      </w:pPr>
      <w:r w:rsidRPr="00B56CD1">
        <w:rPr>
          <w:rFonts w:eastAsia="Calibri" w:cstheme="minorHAnsi"/>
        </w:rPr>
        <w:t>If you can, add in examples of your professional accomplishments to your résumé. These accomplishments add a lot of value for the reader. If you can quantify how much time or cost you saved by creating a new process, or measure the positive gains in any way, it further boosts the accomplishment.</w:t>
      </w:r>
      <w:bookmarkEnd w:id="130"/>
    </w:p>
  </w:comment>
  <w:comment w:id="140" w:author="Author" w:date="2026-08-29T16:12:00Z" w:initials="Author">
    <w:p w14:paraId="7278BA7A" w14:textId="46C15B95" w:rsidR="005A3916" w:rsidRDefault="005A3916">
      <w:pPr>
        <w:pStyle w:val="CommentText"/>
      </w:pPr>
      <w:r>
        <w:rPr>
          <w:rStyle w:val="CommentReference"/>
        </w:rPr>
        <w:annotationRef/>
      </w:r>
      <w:r w:rsidRPr="00DF54E0">
        <w:rPr>
          <w:rFonts w:ascii="Segoe UI" w:hAnsi="Segoe UI" w:cs="Segoe UI"/>
          <w:sz w:val="18"/>
          <w:szCs w:val="18"/>
        </w:rPr>
        <w:t>Promotions within the same company should be shown as Growth path or Career progression. This helps the reader get a quick glimpse of your promotions during the tenure</w:t>
      </w:r>
      <w:r>
        <w:rPr>
          <w:rFonts w:ascii="Segoe UI" w:hAnsi="Segoe UI" w:cs="Segoe UI"/>
          <w:sz w:val="18"/>
          <w:szCs w:val="18"/>
        </w:rPr>
        <w:t>.</w:t>
      </w:r>
    </w:p>
  </w:comment>
  <w:comment w:id="143" w:author="Author" w:date="2026-08-29T16:13:00Z" w:initials="Author">
    <w:p w14:paraId="3D1B3844" w14:textId="39DE32B8" w:rsidR="005A3916" w:rsidRDefault="005A3916">
      <w:pPr>
        <w:pStyle w:val="CommentText"/>
      </w:pPr>
      <w:r>
        <w:rPr>
          <w:rStyle w:val="CommentReference"/>
        </w:rPr>
        <w:annotationRef/>
      </w:r>
      <w:bookmarkStart w:id="145" w:name="_Hlk148553861"/>
      <w:r w:rsidRPr="00B56CD1">
        <w:rPr>
          <w:rFonts w:eastAsia="Calibri" w:cstheme="minorHAnsi"/>
        </w:rPr>
        <w:t>Make sure to change the action verbs you use to start each bullet. It helps to keep the reader interested and engaged.</w:t>
      </w:r>
      <w:bookmarkEnd w:id="145"/>
    </w:p>
  </w:comment>
  <w:comment w:id="163" w:author="Author" w:date="2026-08-29T16:13:00Z" w:initials="Author">
    <w:p w14:paraId="2260DE03" w14:textId="77777777" w:rsidR="005A3916" w:rsidRPr="00B56CD1" w:rsidRDefault="005A3916" w:rsidP="005A3916">
      <w:pPr>
        <w:rPr>
          <w:rFonts w:eastAsia="Calibri" w:cstheme="minorHAnsi"/>
          <w:sz w:val="20"/>
          <w:szCs w:val="20"/>
        </w:rPr>
      </w:pPr>
      <w:r>
        <w:rPr>
          <w:rStyle w:val="CommentReference"/>
        </w:rPr>
        <w:annotationRef/>
      </w:r>
      <w:bookmarkStart w:id="164" w:name="_Hlk148553872"/>
      <w:r w:rsidRPr="00B56CD1">
        <w:rPr>
          <w:rFonts w:eastAsia="Calibri" w:cstheme="minorHAnsi"/>
          <w:sz w:val="20"/>
          <w:szCs w:val="20"/>
        </w:rPr>
        <w:t>It is important to use consistent grammar, punctuation and formatting throughout your résumé. Once you have enhanced the overall content of your résumé, review your document to make sure you have:</w:t>
      </w:r>
    </w:p>
    <w:p w14:paraId="7931D0E9" w14:textId="77777777" w:rsidR="005A3916" w:rsidRPr="00B56CD1" w:rsidRDefault="005A3916" w:rsidP="005A3916">
      <w:pPr>
        <w:pStyle w:val="ListParagraph"/>
        <w:widowControl/>
        <w:numPr>
          <w:ilvl w:val="0"/>
          <w:numId w:val="15"/>
        </w:numPr>
        <w:autoSpaceDE/>
        <w:autoSpaceDN/>
        <w:spacing w:before="0" w:after="160" w:line="259" w:lineRule="auto"/>
        <w:contextualSpacing/>
        <w:rPr>
          <w:rFonts w:eastAsiaTheme="minorEastAsia" w:cstheme="minorHAnsi"/>
          <w:sz w:val="20"/>
          <w:szCs w:val="20"/>
        </w:rPr>
      </w:pPr>
      <w:r w:rsidRPr="00B56CD1">
        <w:rPr>
          <w:rFonts w:eastAsia="Calibri" w:cstheme="minorHAnsi"/>
          <w:sz w:val="20"/>
          <w:szCs w:val="20"/>
        </w:rPr>
        <w:t>Used the same style of bullets throughout.</w:t>
      </w:r>
    </w:p>
    <w:p w14:paraId="072860DA" w14:textId="77777777" w:rsidR="005A3916" w:rsidRPr="00B56CD1" w:rsidRDefault="005A3916" w:rsidP="005A3916">
      <w:pPr>
        <w:pStyle w:val="ListParagraph"/>
        <w:widowControl/>
        <w:numPr>
          <w:ilvl w:val="0"/>
          <w:numId w:val="15"/>
        </w:numPr>
        <w:autoSpaceDE/>
        <w:autoSpaceDN/>
        <w:spacing w:before="0" w:after="160" w:line="259" w:lineRule="auto"/>
        <w:contextualSpacing/>
        <w:rPr>
          <w:rFonts w:eastAsiaTheme="minorEastAsia" w:cstheme="minorHAnsi"/>
          <w:sz w:val="20"/>
          <w:szCs w:val="20"/>
        </w:rPr>
      </w:pPr>
      <w:r w:rsidRPr="00B56CD1">
        <w:rPr>
          <w:rFonts w:eastAsia="Calibri" w:cstheme="minorHAnsi"/>
          <w:sz w:val="20"/>
          <w:szCs w:val="20"/>
        </w:rPr>
        <w:t>Used the same style of section headings and formatting throughout.</w:t>
      </w:r>
    </w:p>
    <w:p w14:paraId="6702D6FB" w14:textId="33183562" w:rsidR="005A3916" w:rsidRDefault="005A3916" w:rsidP="005A3916">
      <w:pPr>
        <w:pStyle w:val="CommentText"/>
      </w:pPr>
      <w:r w:rsidRPr="00B56CD1">
        <w:rPr>
          <w:rFonts w:eastAsia="Calibri" w:cstheme="minorHAnsi"/>
        </w:rPr>
        <w:t>Included a period at the end of all bulleted statements.</w:t>
      </w:r>
      <w:bookmarkEnd w:id="164"/>
    </w:p>
  </w:comment>
  <w:comment w:id="171" w:author="Author" w:date="2026-08-29T16:09:00Z" w:initials="Author">
    <w:p w14:paraId="31E62E75" w14:textId="77777777" w:rsidR="00C21DA0" w:rsidRDefault="00C21DA0" w:rsidP="00C21DA0">
      <w:pPr>
        <w:pStyle w:val="pdq2pgselectionanchorcontainer"/>
      </w:pPr>
      <w:r>
        <w:rPr>
          <w:rStyle w:val="CommentReference"/>
        </w:rPr>
        <w:annotationRef/>
      </w:r>
      <w:r>
        <w:t xml:space="preserve">The older experience is valuable because it establishes </w:t>
      </w:r>
      <w:r>
        <w:rPr>
          <w:rStyle w:val="Strong"/>
        </w:rPr>
        <w:t>30+ years of technical/creative leadership</w:t>
      </w:r>
      <w:r>
        <w:t>, but it currently consumes too much space.</w:t>
      </w:r>
    </w:p>
    <w:p w14:paraId="3AED6827" w14:textId="77777777" w:rsidR="00C21DA0" w:rsidRDefault="00C21DA0" w:rsidP="00C21DA0">
      <w:pPr>
        <w:pStyle w:val="pdq2pgselectionanchorcontainer"/>
      </w:pPr>
    </w:p>
    <w:p w14:paraId="669103E3" w14:textId="77777777" w:rsidR="00C21DA0" w:rsidRDefault="00C21DA0" w:rsidP="00C21DA0">
      <w:pPr>
        <w:pStyle w:val="NormalWeb"/>
      </w:pPr>
      <w:r>
        <w:t xml:space="preserve">Use an </w:t>
      </w:r>
      <w:r>
        <w:rPr>
          <w:rStyle w:val="Strong"/>
        </w:rPr>
        <w:t>Earlier Career</w:t>
      </w:r>
      <w:r>
        <w:t xml:space="preserve"> section with compact entries.</w:t>
      </w:r>
    </w:p>
    <w:p w14:paraId="59ABEDD0" w14:textId="77777777" w:rsidR="00C21DA0" w:rsidRDefault="00C21DA0" w:rsidP="00C21DA0">
      <w:pPr>
        <w:pStyle w:val="NormalWeb"/>
      </w:pPr>
    </w:p>
    <w:p w14:paraId="644EFCF2" w14:textId="40C17B81" w:rsidR="00C21DA0" w:rsidRDefault="00C21DA0" w:rsidP="00C21DA0">
      <w:pPr>
        <w:pStyle w:val="NormalWeb"/>
      </w:pPr>
      <w:r>
        <w:t>Focus on:</w:t>
      </w:r>
    </w:p>
    <w:p w14:paraId="454AB5D1" w14:textId="77777777" w:rsidR="00C21DA0" w:rsidRDefault="00C21DA0" w:rsidP="00C21DA0">
      <w:pPr>
        <w:pStyle w:val="NormalWeb"/>
        <w:rPr>
          <w:rStyle w:val="Strong"/>
        </w:rPr>
      </w:pPr>
      <w:r>
        <w:rPr>
          <w:rStyle w:val="Strong"/>
        </w:rPr>
        <w:t>Founder/Consultant → Director of Technology → Technical Creative Director → Web/Software Developer</w:t>
      </w:r>
    </w:p>
    <w:p w14:paraId="2AE271B2" w14:textId="77777777" w:rsidR="00C21DA0" w:rsidRDefault="00C21DA0" w:rsidP="00C21DA0">
      <w:pPr>
        <w:pStyle w:val="NormalWeb"/>
      </w:pPr>
    </w:p>
    <w:p w14:paraId="5E2DEDF6" w14:textId="77777777" w:rsidR="00C21DA0" w:rsidRDefault="00C21DA0" w:rsidP="00C21DA0">
      <w:pPr>
        <w:pStyle w:val="NormalWeb"/>
      </w:pPr>
      <w:r>
        <w:t xml:space="preserve">The objective is to show </w:t>
      </w:r>
      <w:r>
        <w:rPr>
          <w:rStyle w:val="Strong"/>
        </w:rPr>
        <w:t>career progression</w:t>
      </w:r>
      <w:r>
        <w:t>, not document every client/project.</w:t>
      </w:r>
    </w:p>
    <w:p w14:paraId="04FF55BA" w14:textId="230EEACF" w:rsidR="00C21DA0" w:rsidRDefault="00C21DA0">
      <w:pPr>
        <w:pStyle w:val="CommentText"/>
      </w:pPr>
    </w:p>
  </w:comment>
  <w:comment w:id="296" w:author="Author" w:date="2026-08-29T16:10:00Z" w:initials="Author">
    <w:p w14:paraId="6F762293" w14:textId="77777777" w:rsidR="00C21DA0" w:rsidRDefault="00C21DA0" w:rsidP="00C21DA0">
      <w:pPr>
        <w:pStyle w:val="pdq2pgselectionanchorcontainer"/>
      </w:pPr>
      <w:r>
        <w:rPr>
          <w:rStyle w:val="CommentReference"/>
        </w:rPr>
        <w:annotationRef/>
      </w:r>
      <w:r>
        <w:t xml:space="preserve">The AIGA and D&amp;AD recognition is a useful differentiator because the candidate has a rare </w:t>
      </w:r>
      <w:r>
        <w:rPr>
          <w:rStyle w:val="Strong"/>
        </w:rPr>
        <w:t>design + engineering + AI</w:t>
      </w:r>
      <w:r>
        <w:t xml:space="preserve"> combination.</w:t>
      </w:r>
    </w:p>
    <w:p w14:paraId="239212D1" w14:textId="77777777" w:rsidR="00C21DA0" w:rsidRDefault="00C21DA0" w:rsidP="00C21DA0">
      <w:pPr>
        <w:pStyle w:val="pdq2pgselectionanchorcontainer"/>
      </w:pPr>
    </w:p>
    <w:p w14:paraId="2219479B" w14:textId="77777777" w:rsidR="00C21DA0" w:rsidRDefault="00C21DA0" w:rsidP="00C21DA0">
      <w:pPr>
        <w:pStyle w:val="NormalWeb"/>
      </w:pPr>
      <w:r>
        <w:t>Retain it, but create a concise:</w:t>
      </w:r>
    </w:p>
    <w:p w14:paraId="3AA647FB" w14:textId="77777777" w:rsidR="00C21DA0" w:rsidRDefault="00C21DA0" w:rsidP="00C21DA0">
      <w:pPr>
        <w:pStyle w:val="NormalWeb"/>
      </w:pPr>
    </w:p>
    <w:p w14:paraId="3EDCD5DB" w14:textId="77777777" w:rsidR="00C21DA0" w:rsidRDefault="00C21DA0" w:rsidP="00C21DA0">
      <w:pPr>
        <w:pStyle w:val="NormalWeb"/>
      </w:pPr>
      <w:r>
        <w:rPr>
          <w:rStyle w:val="Strong"/>
        </w:rPr>
        <w:t>SELECTED RECOGNITION</w:t>
      </w:r>
    </w:p>
    <w:p w14:paraId="39051684" w14:textId="77777777" w:rsidR="00C21DA0" w:rsidRDefault="00C21DA0" w:rsidP="00C21DA0">
      <w:pPr>
        <w:pStyle w:val="NormalWeb"/>
      </w:pPr>
      <w:r>
        <w:t>rather than embedding it in an older-career paragraph.</w:t>
      </w:r>
    </w:p>
    <w:p w14:paraId="4C308BB6" w14:textId="133D8545" w:rsidR="00C21DA0" w:rsidRDefault="00C21DA0">
      <w:pPr>
        <w:pStyle w:val="CommentText"/>
      </w:pPr>
    </w:p>
  </w:comment>
  <w:comment w:id="311" w:author="Author" w:date="2026-08-29T16:14:00Z" w:initials="Author">
    <w:p w14:paraId="0361E732" w14:textId="376FF0AA" w:rsidR="005A3916" w:rsidRDefault="005A3916">
      <w:pPr>
        <w:pStyle w:val="CommentText"/>
      </w:pPr>
      <w:r>
        <w:rPr>
          <w:rStyle w:val="CommentReference"/>
        </w:rPr>
        <w:annotationRef/>
      </w:r>
      <w:bookmarkStart w:id="312" w:name="_Hlk151636295"/>
      <w:r w:rsidRPr="007E4A1B">
        <w:rPr>
          <w:rFonts w:eastAsia="Calibri" w:cstheme="minorHAnsi"/>
        </w:rPr>
        <w:t xml:space="preserve">It’s recommended to keep your technical skills at the top of résumé as these are the most valuable skills recruiters and hiring managers will be looking for in a candidate seeking a technical role. </w:t>
      </w:r>
      <w:bookmarkEnd w:id="312"/>
    </w:p>
  </w:comment>
  <w:comment w:id="315" w:author="Author" w:date="2026-08-29T16:14:00Z" w:initials="Author">
    <w:p w14:paraId="7B513B83" w14:textId="0A4E4B0C" w:rsidR="005A3916" w:rsidRDefault="005A3916">
      <w:pPr>
        <w:pStyle w:val="CommentText"/>
      </w:pPr>
      <w:r>
        <w:rPr>
          <w:rStyle w:val="CommentReference"/>
        </w:rPr>
        <w:annotationRef/>
      </w:r>
      <w:r>
        <w:t>Keep a dedicated section for echnical skills. Keep the functional skills and soft skills separate.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96BE18" w15:done="0"/>
  <w15:commentEx w15:paraId="05EF0686" w15:done="0"/>
  <w15:commentEx w15:paraId="59295F98" w15:done="0"/>
  <w15:commentEx w15:paraId="7E6E76F2" w15:done="0"/>
  <w15:commentEx w15:paraId="4F2F37AC" w15:done="0"/>
  <w15:commentEx w15:paraId="50612E8F" w15:done="0"/>
  <w15:commentEx w15:paraId="3C8AE4FE" w15:done="0"/>
  <w15:commentEx w15:paraId="4A2BE0C3" w15:done="0"/>
  <w15:commentEx w15:paraId="722973D4" w15:done="0"/>
  <w15:commentEx w15:paraId="228C75A3" w15:done="0"/>
  <w15:commentEx w15:paraId="3AB337E0" w15:done="0"/>
  <w15:commentEx w15:paraId="7278BA7A" w15:done="0"/>
  <w15:commentEx w15:paraId="3D1B3844" w15:done="0"/>
  <w15:commentEx w15:paraId="6702D6FB" w15:done="0"/>
  <w15:commentEx w15:paraId="04FF55BA" w15:done="0"/>
  <w15:commentEx w15:paraId="4C308BB6" w15:done="0"/>
  <w15:commentEx w15:paraId="0361E732" w15:done="0"/>
  <w15:commentEx w15:paraId="7B513B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18BA39" w16cex:dateUtc="2026-08-29T10:41:00Z"/>
  <w16cex:commentExtensible w16cex:durableId="65843B32" w16cex:dateUtc="2026-08-29T10:41:00Z"/>
  <w16cex:commentExtensible w16cex:durableId="6E0A21AD" w16cex:dateUtc="2026-08-29T10:41:00Z"/>
  <w16cex:commentExtensible w16cex:durableId="2CBDE900" w16cex:dateUtc="2026-08-29T10:38:00Z"/>
  <w16cex:commentExtensible w16cex:durableId="72D15760" w16cex:dateUtc="2026-08-29T10:43:00Z"/>
  <w16cex:commentExtensible w16cex:durableId="71DBE098" w16cex:dateUtc="2026-08-29T10:37:00Z"/>
  <w16cex:commentExtensible w16cex:durableId="61A6BC5D" w16cex:dateUtc="2026-08-29T10:39:00Z"/>
  <w16cex:commentExtensible w16cex:durableId="6FC0B483" w16cex:dateUtc="2026-08-29T10:39:00Z"/>
  <w16cex:commentExtensible w16cex:durableId="1BDD9123" w16cex:dateUtc="2026-08-29T10:39:00Z"/>
  <w16cex:commentExtensible w16cex:durableId="356F4951" w16cex:dateUtc="2026-08-29T10:40:00Z"/>
  <w16cex:commentExtensible w16cex:durableId="7FB3C68D" w16cex:dateUtc="2026-08-29T10:38:00Z"/>
  <w16cex:commentExtensible w16cex:durableId="0AC04B23" w16cex:dateUtc="2026-08-29T10:42:00Z"/>
  <w16cex:commentExtensible w16cex:durableId="4548DE18" w16cex:dateUtc="2026-08-29T10:43:00Z"/>
  <w16cex:commentExtensible w16cex:durableId="41D88C91" w16cex:dateUtc="2026-08-29T10:43:00Z"/>
  <w16cex:commentExtensible w16cex:durableId="2DD43A9A" w16cex:dateUtc="2026-08-29T10:39:00Z"/>
  <w16cex:commentExtensible w16cex:durableId="7D5A59E7" w16cex:dateUtc="2026-08-29T10:40:00Z"/>
  <w16cex:commentExtensible w16cex:durableId="59C25BDA" w16cex:dateUtc="2026-08-29T10:44:00Z"/>
  <w16cex:commentExtensible w16cex:durableId="3DE68E6A" w16cex:dateUtc="2026-08-29T1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96BE18" w16cid:durableId="5E18BA39"/>
  <w16cid:commentId w16cid:paraId="05EF0686" w16cid:durableId="65843B32"/>
  <w16cid:commentId w16cid:paraId="59295F98" w16cid:durableId="6E0A21AD"/>
  <w16cid:commentId w16cid:paraId="7E6E76F2" w16cid:durableId="2CBDE900"/>
  <w16cid:commentId w16cid:paraId="4F2F37AC" w16cid:durableId="72D15760"/>
  <w16cid:commentId w16cid:paraId="50612E8F" w16cid:durableId="71DBE098"/>
  <w16cid:commentId w16cid:paraId="3C8AE4FE" w16cid:durableId="61A6BC5D"/>
  <w16cid:commentId w16cid:paraId="4A2BE0C3" w16cid:durableId="6FC0B483"/>
  <w16cid:commentId w16cid:paraId="722973D4" w16cid:durableId="1BDD9123"/>
  <w16cid:commentId w16cid:paraId="228C75A3" w16cid:durableId="356F4951"/>
  <w16cid:commentId w16cid:paraId="3AB337E0" w16cid:durableId="7FB3C68D"/>
  <w16cid:commentId w16cid:paraId="7278BA7A" w16cid:durableId="0AC04B23"/>
  <w16cid:commentId w16cid:paraId="3D1B3844" w16cid:durableId="4548DE18"/>
  <w16cid:commentId w16cid:paraId="6702D6FB" w16cid:durableId="41D88C91"/>
  <w16cid:commentId w16cid:paraId="04FF55BA" w16cid:durableId="2DD43A9A"/>
  <w16cid:commentId w16cid:paraId="4C308BB6" w16cid:durableId="7D5A59E7"/>
  <w16cid:commentId w16cid:paraId="0361E732" w16cid:durableId="59C25BDA"/>
  <w16cid:commentId w16cid:paraId="7B513B83" w16cid:durableId="3DE68E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DED"/>
    <w:multiLevelType w:val="hybridMultilevel"/>
    <w:tmpl w:val="7B2A726A"/>
    <w:lvl w:ilvl="0" w:tplc="A93E41F0">
      <w:numFmt w:val="bullet"/>
      <w:lvlText w:val="►"/>
      <w:lvlJc w:val="left"/>
      <w:pPr>
        <w:ind w:left="420" w:hanging="264"/>
      </w:pPr>
      <w:rPr>
        <w:rFonts w:ascii="Arial" w:eastAsia="Arial" w:hAnsi="Arial" w:cs="Arial" w:hint="default"/>
        <w:spacing w:val="0"/>
        <w:w w:val="104"/>
        <w:lang w:val="en-US" w:eastAsia="en-US" w:bidi="ar-SA"/>
      </w:rPr>
    </w:lvl>
    <w:lvl w:ilvl="1" w:tplc="0C9ABA06">
      <w:numFmt w:val="bullet"/>
      <w:lvlText w:val="•"/>
      <w:lvlJc w:val="left"/>
      <w:pPr>
        <w:ind w:left="1458" w:hanging="264"/>
      </w:pPr>
      <w:rPr>
        <w:rFonts w:hint="default"/>
        <w:lang w:val="en-US" w:eastAsia="en-US" w:bidi="ar-SA"/>
      </w:rPr>
    </w:lvl>
    <w:lvl w:ilvl="2" w:tplc="FE12B0E4">
      <w:numFmt w:val="bullet"/>
      <w:lvlText w:val="•"/>
      <w:lvlJc w:val="left"/>
      <w:pPr>
        <w:ind w:left="2496" w:hanging="264"/>
      </w:pPr>
      <w:rPr>
        <w:rFonts w:hint="default"/>
        <w:lang w:val="en-US" w:eastAsia="en-US" w:bidi="ar-SA"/>
      </w:rPr>
    </w:lvl>
    <w:lvl w:ilvl="3" w:tplc="9B28DBCE">
      <w:numFmt w:val="bullet"/>
      <w:lvlText w:val="•"/>
      <w:lvlJc w:val="left"/>
      <w:pPr>
        <w:ind w:left="3534" w:hanging="264"/>
      </w:pPr>
      <w:rPr>
        <w:rFonts w:hint="default"/>
        <w:lang w:val="en-US" w:eastAsia="en-US" w:bidi="ar-SA"/>
      </w:rPr>
    </w:lvl>
    <w:lvl w:ilvl="4" w:tplc="13029C28">
      <w:numFmt w:val="bullet"/>
      <w:lvlText w:val="•"/>
      <w:lvlJc w:val="left"/>
      <w:pPr>
        <w:ind w:left="4572" w:hanging="264"/>
      </w:pPr>
      <w:rPr>
        <w:rFonts w:hint="default"/>
        <w:lang w:val="en-US" w:eastAsia="en-US" w:bidi="ar-SA"/>
      </w:rPr>
    </w:lvl>
    <w:lvl w:ilvl="5" w:tplc="40F42062">
      <w:numFmt w:val="bullet"/>
      <w:lvlText w:val="•"/>
      <w:lvlJc w:val="left"/>
      <w:pPr>
        <w:ind w:left="5610" w:hanging="264"/>
      </w:pPr>
      <w:rPr>
        <w:rFonts w:hint="default"/>
        <w:lang w:val="en-US" w:eastAsia="en-US" w:bidi="ar-SA"/>
      </w:rPr>
    </w:lvl>
    <w:lvl w:ilvl="6" w:tplc="B4DCF876">
      <w:numFmt w:val="bullet"/>
      <w:lvlText w:val="•"/>
      <w:lvlJc w:val="left"/>
      <w:pPr>
        <w:ind w:left="6648" w:hanging="264"/>
      </w:pPr>
      <w:rPr>
        <w:rFonts w:hint="default"/>
        <w:lang w:val="en-US" w:eastAsia="en-US" w:bidi="ar-SA"/>
      </w:rPr>
    </w:lvl>
    <w:lvl w:ilvl="7" w:tplc="62AAAF78">
      <w:numFmt w:val="bullet"/>
      <w:lvlText w:val="•"/>
      <w:lvlJc w:val="left"/>
      <w:pPr>
        <w:ind w:left="7686" w:hanging="264"/>
      </w:pPr>
      <w:rPr>
        <w:rFonts w:hint="default"/>
        <w:lang w:val="en-US" w:eastAsia="en-US" w:bidi="ar-SA"/>
      </w:rPr>
    </w:lvl>
    <w:lvl w:ilvl="8" w:tplc="0B5AE9AA">
      <w:numFmt w:val="bullet"/>
      <w:lvlText w:val="•"/>
      <w:lvlJc w:val="left"/>
      <w:pPr>
        <w:ind w:left="8724" w:hanging="264"/>
      </w:pPr>
      <w:rPr>
        <w:rFonts w:hint="default"/>
        <w:lang w:val="en-US" w:eastAsia="en-US" w:bidi="ar-SA"/>
      </w:rPr>
    </w:lvl>
  </w:abstractNum>
  <w:abstractNum w:abstractNumId="1" w15:restartNumberingAfterBreak="0">
    <w:nsid w:val="084026E7"/>
    <w:multiLevelType w:val="hybridMultilevel"/>
    <w:tmpl w:val="472CDD50"/>
    <w:lvl w:ilvl="0" w:tplc="D72A2842">
      <w:numFmt w:val="bullet"/>
      <w:lvlText w:val="►"/>
      <w:lvlJc w:val="left"/>
      <w:pPr>
        <w:ind w:left="420" w:hanging="264"/>
      </w:pPr>
      <w:rPr>
        <w:rFonts w:ascii="Arial" w:eastAsia="Arial" w:hAnsi="Arial" w:cs="Arial" w:hint="default"/>
        <w:spacing w:val="0"/>
        <w:w w:val="104"/>
        <w:lang w:val="en-US" w:eastAsia="en-US" w:bidi="ar-SA"/>
      </w:rPr>
    </w:lvl>
    <w:lvl w:ilvl="1" w:tplc="CE006A3A">
      <w:numFmt w:val="bullet"/>
      <w:lvlText w:val="•"/>
      <w:lvlJc w:val="left"/>
      <w:pPr>
        <w:ind w:left="1458" w:hanging="264"/>
      </w:pPr>
      <w:rPr>
        <w:rFonts w:hint="default"/>
        <w:lang w:val="en-US" w:eastAsia="en-US" w:bidi="ar-SA"/>
      </w:rPr>
    </w:lvl>
    <w:lvl w:ilvl="2" w:tplc="8BACD55A">
      <w:numFmt w:val="bullet"/>
      <w:lvlText w:val="•"/>
      <w:lvlJc w:val="left"/>
      <w:pPr>
        <w:ind w:left="2496" w:hanging="264"/>
      </w:pPr>
      <w:rPr>
        <w:rFonts w:hint="default"/>
        <w:lang w:val="en-US" w:eastAsia="en-US" w:bidi="ar-SA"/>
      </w:rPr>
    </w:lvl>
    <w:lvl w:ilvl="3" w:tplc="54DE18AC">
      <w:numFmt w:val="bullet"/>
      <w:lvlText w:val="•"/>
      <w:lvlJc w:val="left"/>
      <w:pPr>
        <w:ind w:left="3534" w:hanging="264"/>
      </w:pPr>
      <w:rPr>
        <w:rFonts w:hint="default"/>
        <w:lang w:val="en-US" w:eastAsia="en-US" w:bidi="ar-SA"/>
      </w:rPr>
    </w:lvl>
    <w:lvl w:ilvl="4" w:tplc="C50E2E0C">
      <w:numFmt w:val="bullet"/>
      <w:lvlText w:val="•"/>
      <w:lvlJc w:val="left"/>
      <w:pPr>
        <w:ind w:left="4572" w:hanging="264"/>
      </w:pPr>
      <w:rPr>
        <w:rFonts w:hint="default"/>
        <w:lang w:val="en-US" w:eastAsia="en-US" w:bidi="ar-SA"/>
      </w:rPr>
    </w:lvl>
    <w:lvl w:ilvl="5" w:tplc="C8D07146">
      <w:numFmt w:val="bullet"/>
      <w:lvlText w:val="•"/>
      <w:lvlJc w:val="left"/>
      <w:pPr>
        <w:ind w:left="5610" w:hanging="264"/>
      </w:pPr>
      <w:rPr>
        <w:rFonts w:hint="default"/>
        <w:lang w:val="en-US" w:eastAsia="en-US" w:bidi="ar-SA"/>
      </w:rPr>
    </w:lvl>
    <w:lvl w:ilvl="6" w:tplc="224291F6">
      <w:numFmt w:val="bullet"/>
      <w:lvlText w:val="•"/>
      <w:lvlJc w:val="left"/>
      <w:pPr>
        <w:ind w:left="6648" w:hanging="264"/>
      </w:pPr>
      <w:rPr>
        <w:rFonts w:hint="default"/>
        <w:lang w:val="en-US" w:eastAsia="en-US" w:bidi="ar-SA"/>
      </w:rPr>
    </w:lvl>
    <w:lvl w:ilvl="7" w:tplc="F754ED00">
      <w:numFmt w:val="bullet"/>
      <w:lvlText w:val="•"/>
      <w:lvlJc w:val="left"/>
      <w:pPr>
        <w:ind w:left="7686" w:hanging="264"/>
      </w:pPr>
      <w:rPr>
        <w:rFonts w:hint="default"/>
        <w:lang w:val="en-US" w:eastAsia="en-US" w:bidi="ar-SA"/>
      </w:rPr>
    </w:lvl>
    <w:lvl w:ilvl="8" w:tplc="B9F6C2B2">
      <w:numFmt w:val="bullet"/>
      <w:lvlText w:val="•"/>
      <w:lvlJc w:val="left"/>
      <w:pPr>
        <w:ind w:left="8724" w:hanging="264"/>
      </w:pPr>
      <w:rPr>
        <w:rFonts w:hint="default"/>
        <w:lang w:val="en-US" w:eastAsia="en-US" w:bidi="ar-SA"/>
      </w:rPr>
    </w:lvl>
  </w:abstractNum>
  <w:abstractNum w:abstractNumId="2" w15:restartNumberingAfterBreak="0">
    <w:nsid w:val="09220CF7"/>
    <w:multiLevelType w:val="hybridMultilevel"/>
    <w:tmpl w:val="2AEC2454"/>
    <w:lvl w:ilvl="0" w:tplc="EDF8D820">
      <w:start w:val="1"/>
      <w:numFmt w:val="bullet"/>
      <w:lvlText w:val=""/>
      <w:lvlJc w:val="left"/>
      <w:pPr>
        <w:ind w:left="720" w:hanging="360"/>
      </w:pPr>
      <w:rPr>
        <w:rFonts w:ascii="Symbol" w:hAnsi="Symbol" w:hint="default"/>
      </w:rPr>
    </w:lvl>
    <w:lvl w:ilvl="1" w:tplc="E34ECA4A">
      <w:start w:val="1"/>
      <w:numFmt w:val="bullet"/>
      <w:lvlText w:val="o"/>
      <w:lvlJc w:val="left"/>
      <w:pPr>
        <w:ind w:left="1440" w:hanging="360"/>
      </w:pPr>
      <w:rPr>
        <w:rFonts w:ascii="Courier New" w:hAnsi="Courier New" w:hint="default"/>
      </w:rPr>
    </w:lvl>
    <w:lvl w:ilvl="2" w:tplc="13C4B9EC">
      <w:start w:val="1"/>
      <w:numFmt w:val="bullet"/>
      <w:lvlText w:val=""/>
      <w:lvlJc w:val="left"/>
      <w:pPr>
        <w:ind w:left="2160" w:hanging="360"/>
      </w:pPr>
      <w:rPr>
        <w:rFonts w:ascii="Wingdings" w:hAnsi="Wingdings" w:hint="default"/>
      </w:rPr>
    </w:lvl>
    <w:lvl w:ilvl="3" w:tplc="2012B6B2">
      <w:start w:val="1"/>
      <w:numFmt w:val="bullet"/>
      <w:lvlText w:val=""/>
      <w:lvlJc w:val="left"/>
      <w:pPr>
        <w:ind w:left="2880" w:hanging="360"/>
      </w:pPr>
      <w:rPr>
        <w:rFonts w:ascii="Symbol" w:hAnsi="Symbol" w:hint="default"/>
      </w:rPr>
    </w:lvl>
    <w:lvl w:ilvl="4" w:tplc="56289EB4">
      <w:start w:val="1"/>
      <w:numFmt w:val="bullet"/>
      <w:lvlText w:val="o"/>
      <w:lvlJc w:val="left"/>
      <w:pPr>
        <w:ind w:left="3600" w:hanging="360"/>
      </w:pPr>
      <w:rPr>
        <w:rFonts w:ascii="Courier New" w:hAnsi="Courier New" w:hint="default"/>
      </w:rPr>
    </w:lvl>
    <w:lvl w:ilvl="5" w:tplc="F4D0790A">
      <w:start w:val="1"/>
      <w:numFmt w:val="bullet"/>
      <w:lvlText w:val=""/>
      <w:lvlJc w:val="left"/>
      <w:pPr>
        <w:ind w:left="4320" w:hanging="360"/>
      </w:pPr>
      <w:rPr>
        <w:rFonts w:ascii="Wingdings" w:hAnsi="Wingdings" w:hint="default"/>
      </w:rPr>
    </w:lvl>
    <w:lvl w:ilvl="6" w:tplc="DC7C0D1A">
      <w:start w:val="1"/>
      <w:numFmt w:val="bullet"/>
      <w:lvlText w:val=""/>
      <w:lvlJc w:val="left"/>
      <w:pPr>
        <w:ind w:left="5040" w:hanging="360"/>
      </w:pPr>
      <w:rPr>
        <w:rFonts w:ascii="Symbol" w:hAnsi="Symbol" w:hint="default"/>
      </w:rPr>
    </w:lvl>
    <w:lvl w:ilvl="7" w:tplc="FE0CDA8C">
      <w:start w:val="1"/>
      <w:numFmt w:val="bullet"/>
      <w:lvlText w:val="o"/>
      <w:lvlJc w:val="left"/>
      <w:pPr>
        <w:ind w:left="5760" w:hanging="360"/>
      </w:pPr>
      <w:rPr>
        <w:rFonts w:ascii="Courier New" w:hAnsi="Courier New" w:hint="default"/>
      </w:rPr>
    </w:lvl>
    <w:lvl w:ilvl="8" w:tplc="C9B6D10A">
      <w:start w:val="1"/>
      <w:numFmt w:val="bullet"/>
      <w:lvlText w:val=""/>
      <w:lvlJc w:val="left"/>
      <w:pPr>
        <w:ind w:left="6480" w:hanging="360"/>
      </w:pPr>
      <w:rPr>
        <w:rFonts w:ascii="Wingdings" w:hAnsi="Wingdings" w:hint="default"/>
      </w:rPr>
    </w:lvl>
  </w:abstractNum>
  <w:abstractNum w:abstractNumId="3" w15:restartNumberingAfterBreak="0">
    <w:nsid w:val="0C7B0C8D"/>
    <w:multiLevelType w:val="hybridMultilevel"/>
    <w:tmpl w:val="6A748166"/>
    <w:lvl w:ilvl="0" w:tplc="AFC6A9F0">
      <w:numFmt w:val="bullet"/>
      <w:lvlText w:val="•"/>
      <w:lvlJc w:val="left"/>
      <w:pPr>
        <w:ind w:left="422" w:hanging="266"/>
      </w:pPr>
      <w:rPr>
        <w:rFonts w:ascii="Arial" w:eastAsia="Arial" w:hAnsi="Arial" w:cs="Arial" w:hint="default"/>
        <w:b w:val="0"/>
        <w:bCs w:val="0"/>
        <w:i w:val="0"/>
        <w:iCs w:val="0"/>
        <w:color w:val="8A857E"/>
        <w:spacing w:val="0"/>
        <w:w w:val="104"/>
        <w:sz w:val="20"/>
        <w:szCs w:val="20"/>
        <w:lang w:val="en-US" w:eastAsia="en-US" w:bidi="ar-SA"/>
      </w:rPr>
    </w:lvl>
    <w:lvl w:ilvl="1" w:tplc="C980EA84">
      <w:numFmt w:val="bullet"/>
      <w:lvlText w:val="•"/>
      <w:lvlJc w:val="left"/>
      <w:pPr>
        <w:ind w:left="416" w:hanging="112"/>
      </w:pPr>
      <w:rPr>
        <w:rFonts w:ascii="Arial" w:eastAsia="Arial" w:hAnsi="Arial" w:cs="Arial" w:hint="default"/>
        <w:b w:val="0"/>
        <w:bCs w:val="0"/>
        <w:i w:val="0"/>
        <w:iCs w:val="0"/>
        <w:color w:val="3B3834"/>
        <w:spacing w:val="0"/>
        <w:w w:val="56"/>
        <w:sz w:val="20"/>
        <w:szCs w:val="20"/>
        <w:lang w:val="en-US" w:eastAsia="en-US" w:bidi="ar-SA"/>
      </w:rPr>
    </w:lvl>
    <w:lvl w:ilvl="2" w:tplc="7182044A">
      <w:numFmt w:val="bullet"/>
      <w:lvlText w:val="•"/>
      <w:lvlJc w:val="left"/>
      <w:pPr>
        <w:ind w:left="2496" w:hanging="112"/>
      </w:pPr>
      <w:rPr>
        <w:rFonts w:hint="default"/>
        <w:lang w:val="en-US" w:eastAsia="en-US" w:bidi="ar-SA"/>
      </w:rPr>
    </w:lvl>
    <w:lvl w:ilvl="3" w:tplc="D4FAF40A">
      <w:numFmt w:val="bullet"/>
      <w:lvlText w:val="•"/>
      <w:lvlJc w:val="left"/>
      <w:pPr>
        <w:ind w:left="3534" w:hanging="112"/>
      </w:pPr>
      <w:rPr>
        <w:rFonts w:hint="default"/>
        <w:lang w:val="en-US" w:eastAsia="en-US" w:bidi="ar-SA"/>
      </w:rPr>
    </w:lvl>
    <w:lvl w:ilvl="4" w:tplc="EBF2304E">
      <w:numFmt w:val="bullet"/>
      <w:lvlText w:val="•"/>
      <w:lvlJc w:val="left"/>
      <w:pPr>
        <w:ind w:left="4572" w:hanging="112"/>
      </w:pPr>
      <w:rPr>
        <w:rFonts w:hint="default"/>
        <w:lang w:val="en-US" w:eastAsia="en-US" w:bidi="ar-SA"/>
      </w:rPr>
    </w:lvl>
    <w:lvl w:ilvl="5" w:tplc="88140CAA">
      <w:numFmt w:val="bullet"/>
      <w:lvlText w:val="•"/>
      <w:lvlJc w:val="left"/>
      <w:pPr>
        <w:ind w:left="5610" w:hanging="112"/>
      </w:pPr>
      <w:rPr>
        <w:rFonts w:hint="default"/>
        <w:lang w:val="en-US" w:eastAsia="en-US" w:bidi="ar-SA"/>
      </w:rPr>
    </w:lvl>
    <w:lvl w:ilvl="6" w:tplc="16367036">
      <w:numFmt w:val="bullet"/>
      <w:lvlText w:val="•"/>
      <w:lvlJc w:val="left"/>
      <w:pPr>
        <w:ind w:left="6648" w:hanging="112"/>
      </w:pPr>
      <w:rPr>
        <w:rFonts w:hint="default"/>
        <w:lang w:val="en-US" w:eastAsia="en-US" w:bidi="ar-SA"/>
      </w:rPr>
    </w:lvl>
    <w:lvl w:ilvl="7" w:tplc="2B9A28D6">
      <w:numFmt w:val="bullet"/>
      <w:lvlText w:val="•"/>
      <w:lvlJc w:val="left"/>
      <w:pPr>
        <w:ind w:left="7686" w:hanging="112"/>
      </w:pPr>
      <w:rPr>
        <w:rFonts w:hint="default"/>
        <w:lang w:val="en-US" w:eastAsia="en-US" w:bidi="ar-SA"/>
      </w:rPr>
    </w:lvl>
    <w:lvl w:ilvl="8" w:tplc="1574597A">
      <w:numFmt w:val="bullet"/>
      <w:lvlText w:val="•"/>
      <w:lvlJc w:val="left"/>
      <w:pPr>
        <w:ind w:left="8724" w:hanging="112"/>
      </w:pPr>
      <w:rPr>
        <w:rFonts w:hint="default"/>
        <w:lang w:val="en-US" w:eastAsia="en-US" w:bidi="ar-SA"/>
      </w:rPr>
    </w:lvl>
  </w:abstractNum>
  <w:abstractNum w:abstractNumId="4" w15:restartNumberingAfterBreak="0">
    <w:nsid w:val="14C87E0A"/>
    <w:multiLevelType w:val="hybridMultilevel"/>
    <w:tmpl w:val="5DAADE7E"/>
    <w:lvl w:ilvl="0" w:tplc="4120D372">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B673FA9"/>
    <w:multiLevelType w:val="hybridMultilevel"/>
    <w:tmpl w:val="CA2EF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7465C9"/>
    <w:multiLevelType w:val="hybridMultilevel"/>
    <w:tmpl w:val="4A5AB4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0864C66"/>
    <w:multiLevelType w:val="hybridMultilevel"/>
    <w:tmpl w:val="77FC676E"/>
    <w:lvl w:ilvl="0" w:tplc="857E929C">
      <w:numFmt w:val="bullet"/>
      <w:lvlText w:val="•"/>
      <w:lvlJc w:val="left"/>
      <w:pPr>
        <w:ind w:left="422" w:hanging="266"/>
      </w:pPr>
      <w:rPr>
        <w:rFonts w:ascii="Arial" w:eastAsia="Arial" w:hAnsi="Arial" w:cs="Arial" w:hint="default"/>
        <w:b w:val="0"/>
        <w:bCs w:val="0"/>
        <w:i w:val="0"/>
        <w:iCs w:val="0"/>
        <w:color w:val="8A857E"/>
        <w:spacing w:val="0"/>
        <w:w w:val="104"/>
        <w:sz w:val="20"/>
        <w:szCs w:val="20"/>
        <w:lang w:val="en-US" w:eastAsia="en-US" w:bidi="ar-SA"/>
      </w:rPr>
    </w:lvl>
    <w:lvl w:ilvl="1" w:tplc="FA7E4FB8">
      <w:numFmt w:val="bullet"/>
      <w:lvlText w:val="•"/>
      <w:lvlJc w:val="left"/>
      <w:pPr>
        <w:ind w:left="416" w:hanging="112"/>
      </w:pPr>
      <w:rPr>
        <w:rFonts w:ascii="Arial" w:eastAsia="Arial" w:hAnsi="Arial" w:cs="Arial" w:hint="default"/>
        <w:b w:val="0"/>
        <w:bCs w:val="0"/>
        <w:i w:val="0"/>
        <w:iCs w:val="0"/>
        <w:color w:val="3B3834"/>
        <w:spacing w:val="0"/>
        <w:w w:val="56"/>
        <w:sz w:val="20"/>
        <w:szCs w:val="20"/>
        <w:lang w:val="en-US" w:eastAsia="en-US" w:bidi="ar-SA"/>
      </w:rPr>
    </w:lvl>
    <w:lvl w:ilvl="2" w:tplc="AB3EFD88">
      <w:numFmt w:val="bullet"/>
      <w:lvlText w:val="•"/>
      <w:lvlJc w:val="left"/>
      <w:pPr>
        <w:ind w:left="2496" w:hanging="112"/>
      </w:pPr>
      <w:rPr>
        <w:rFonts w:hint="default"/>
        <w:lang w:val="en-US" w:eastAsia="en-US" w:bidi="ar-SA"/>
      </w:rPr>
    </w:lvl>
    <w:lvl w:ilvl="3" w:tplc="F94EBFAE">
      <w:numFmt w:val="bullet"/>
      <w:lvlText w:val="•"/>
      <w:lvlJc w:val="left"/>
      <w:pPr>
        <w:ind w:left="3534" w:hanging="112"/>
      </w:pPr>
      <w:rPr>
        <w:rFonts w:hint="default"/>
        <w:lang w:val="en-US" w:eastAsia="en-US" w:bidi="ar-SA"/>
      </w:rPr>
    </w:lvl>
    <w:lvl w:ilvl="4" w:tplc="FA7272A2">
      <w:numFmt w:val="bullet"/>
      <w:lvlText w:val="•"/>
      <w:lvlJc w:val="left"/>
      <w:pPr>
        <w:ind w:left="4572" w:hanging="112"/>
      </w:pPr>
      <w:rPr>
        <w:rFonts w:hint="default"/>
        <w:lang w:val="en-US" w:eastAsia="en-US" w:bidi="ar-SA"/>
      </w:rPr>
    </w:lvl>
    <w:lvl w:ilvl="5" w:tplc="351E3064">
      <w:numFmt w:val="bullet"/>
      <w:lvlText w:val="•"/>
      <w:lvlJc w:val="left"/>
      <w:pPr>
        <w:ind w:left="5610" w:hanging="112"/>
      </w:pPr>
      <w:rPr>
        <w:rFonts w:hint="default"/>
        <w:lang w:val="en-US" w:eastAsia="en-US" w:bidi="ar-SA"/>
      </w:rPr>
    </w:lvl>
    <w:lvl w:ilvl="6" w:tplc="B302EBB4">
      <w:numFmt w:val="bullet"/>
      <w:lvlText w:val="•"/>
      <w:lvlJc w:val="left"/>
      <w:pPr>
        <w:ind w:left="6648" w:hanging="112"/>
      </w:pPr>
      <w:rPr>
        <w:rFonts w:hint="default"/>
        <w:lang w:val="en-US" w:eastAsia="en-US" w:bidi="ar-SA"/>
      </w:rPr>
    </w:lvl>
    <w:lvl w:ilvl="7" w:tplc="E2CC47A0">
      <w:numFmt w:val="bullet"/>
      <w:lvlText w:val="•"/>
      <w:lvlJc w:val="left"/>
      <w:pPr>
        <w:ind w:left="7686" w:hanging="112"/>
      </w:pPr>
      <w:rPr>
        <w:rFonts w:hint="default"/>
        <w:lang w:val="en-US" w:eastAsia="en-US" w:bidi="ar-SA"/>
      </w:rPr>
    </w:lvl>
    <w:lvl w:ilvl="8" w:tplc="50DC8DEC">
      <w:numFmt w:val="bullet"/>
      <w:lvlText w:val="•"/>
      <w:lvlJc w:val="left"/>
      <w:pPr>
        <w:ind w:left="8724" w:hanging="112"/>
      </w:pPr>
      <w:rPr>
        <w:rFonts w:hint="default"/>
        <w:lang w:val="en-US" w:eastAsia="en-US" w:bidi="ar-SA"/>
      </w:rPr>
    </w:lvl>
  </w:abstractNum>
  <w:abstractNum w:abstractNumId="8" w15:restartNumberingAfterBreak="0">
    <w:nsid w:val="3D3A2890"/>
    <w:multiLevelType w:val="hybridMultilevel"/>
    <w:tmpl w:val="C51A0F5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6863F11"/>
    <w:multiLevelType w:val="hybridMultilevel"/>
    <w:tmpl w:val="3F82A78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AF43A3C"/>
    <w:multiLevelType w:val="hybridMultilevel"/>
    <w:tmpl w:val="96FEFD78"/>
    <w:lvl w:ilvl="0" w:tplc="857E929C">
      <w:numFmt w:val="bullet"/>
      <w:lvlText w:val="•"/>
      <w:lvlJc w:val="left"/>
      <w:pPr>
        <w:ind w:left="422" w:hanging="266"/>
      </w:pPr>
      <w:rPr>
        <w:rFonts w:ascii="Arial" w:eastAsia="Arial" w:hAnsi="Arial" w:cs="Arial" w:hint="default"/>
        <w:b w:val="0"/>
        <w:bCs w:val="0"/>
        <w:i w:val="0"/>
        <w:iCs w:val="0"/>
        <w:color w:val="8A857E"/>
        <w:spacing w:val="0"/>
        <w:w w:val="10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15250E"/>
    <w:multiLevelType w:val="multilevel"/>
    <w:tmpl w:val="7AC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572DC"/>
    <w:multiLevelType w:val="multilevel"/>
    <w:tmpl w:val="743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D7C90"/>
    <w:multiLevelType w:val="hybridMultilevel"/>
    <w:tmpl w:val="C24C8E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52D1D1D"/>
    <w:multiLevelType w:val="multilevel"/>
    <w:tmpl w:val="5648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20172">
    <w:abstractNumId w:val="1"/>
  </w:num>
  <w:num w:numId="2" w16cid:durableId="2055812043">
    <w:abstractNumId w:val="7"/>
  </w:num>
  <w:num w:numId="3" w16cid:durableId="1184977460">
    <w:abstractNumId w:val="10"/>
  </w:num>
  <w:num w:numId="4" w16cid:durableId="1884559266">
    <w:abstractNumId w:val="13"/>
  </w:num>
  <w:num w:numId="5" w16cid:durableId="74279857">
    <w:abstractNumId w:val="6"/>
  </w:num>
  <w:num w:numId="6" w16cid:durableId="1244100319">
    <w:abstractNumId w:val="5"/>
  </w:num>
  <w:num w:numId="7" w16cid:durableId="372655453">
    <w:abstractNumId w:val="9"/>
  </w:num>
  <w:num w:numId="8" w16cid:durableId="771365744">
    <w:abstractNumId w:val="8"/>
  </w:num>
  <w:num w:numId="9" w16cid:durableId="1934973397">
    <w:abstractNumId w:val="4"/>
  </w:num>
  <w:num w:numId="10" w16cid:durableId="509639522">
    <w:abstractNumId w:val="0"/>
  </w:num>
  <w:num w:numId="11" w16cid:durableId="1140273170">
    <w:abstractNumId w:val="3"/>
  </w:num>
  <w:num w:numId="12" w16cid:durableId="795102141">
    <w:abstractNumId w:val="14"/>
  </w:num>
  <w:num w:numId="13" w16cid:durableId="1515536318">
    <w:abstractNumId w:val="12"/>
  </w:num>
  <w:num w:numId="14" w16cid:durableId="490147754">
    <w:abstractNumId w:val="11"/>
  </w:num>
  <w:num w:numId="15" w16cid:durableId="9046119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CB"/>
    <w:rsid w:val="00221FE2"/>
    <w:rsid w:val="003C6D90"/>
    <w:rsid w:val="005A3916"/>
    <w:rsid w:val="00837C3A"/>
    <w:rsid w:val="008813CB"/>
    <w:rsid w:val="009615A8"/>
    <w:rsid w:val="009E6D64"/>
    <w:rsid w:val="00A549BF"/>
    <w:rsid w:val="00BA6402"/>
    <w:rsid w:val="00C21DA0"/>
    <w:rsid w:val="00C62E4F"/>
    <w:rsid w:val="00C72DA4"/>
    <w:rsid w:val="00CB6FBA"/>
    <w:rsid w:val="00DE632C"/>
    <w:rsid w:val="00F0427F"/>
    <w:rsid w:val="00F22937"/>
    <w:rsid w:val="00FE4E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45879"/>
  <w15:docId w15:val="{978AB7EF-93D5-4D26-BD82-C63E85168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rsid w:val="00A549BF"/>
    <w:pPr>
      <w:spacing w:before="89"/>
      <w:ind w:left="137"/>
      <w:outlineLvl w:val="0"/>
      <w:pPrChange w:id="0" w:author="Author" w:date="2026-08-29T16:06:00Z">
        <w:pPr>
          <w:widowControl w:val="0"/>
          <w:autoSpaceDE w:val="0"/>
          <w:autoSpaceDN w:val="0"/>
          <w:spacing w:before="89"/>
          <w:ind w:left="137"/>
          <w:outlineLvl w:val="0"/>
        </w:pPr>
      </w:pPrChange>
    </w:pPr>
    <w:rPr>
      <w:b/>
      <w:bCs/>
      <w:sz w:val="24"/>
      <w:szCs w:val="24"/>
      <w:rPrChange w:id="0" w:author="Author" w:date="2026-08-29T16:06:00Z">
        <w:rPr>
          <w:rFonts w:ascii="Arial" w:eastAsia="Arial" w:hAnsi="Arial" w:cs="Arial"/>
          <w:b/>
          <w:bCs/>
          <w:sz w:val="24"/>
          <w:szCs w:val="24"/>
          <w:lang w:val="en-US" w:eastAsia="en-US" w:bidi="ar-SA"/>
        </w:rPr>
      </w:rPrChange>
    </w:rPr>
  </w:style>
  <w:style w:type="paragraph" w:styleId="Heading2">
    <w:name w:val="heading 2"/>
    <w:basedOn w:val="Normal"/>
    <w:uiPriority w:val="9"/>
    <w:unhideWhenUsed/>
    <w:qFormat/>
    <w:rsid w:val="00A549BF"/>
    <w:pPr>
      <w:ind w:left="147"/>
      <w:outlineLvl w:val="1"/>
      <w:pPrChange w:id="1" w:author="Author" w:date="2026-08-29T16:06:00Z">
        <w:pPr>
          <w:widowControl w:val="0"/>
          <w:autoSpaceDE w:val="0"/>
          <w:autoSpaceDN w:val="0"/>
          <w:ind w:left="147"/>
          <w:outlineLvl w:val="1"/>
        </w:pPr>
      </w:pPrChange>
    </w:pPr>
    <w:rPr>
      <w:b/>
      <w:bCs/>
      <w:sz w:val="21"/>
      <w:szCs w:val="21"/>
      <w:rPrChange w:id="1" w:author="Author" w:date="2026-08-29T16:06:00Z">
        <w:rPr>
          <w:rFonts w:ascii="Arial" w:eastAsia="Arial" w:hAnsi="Arial" w:cs="Arial"/>
          <w:b/>
          <w:bCs/>
          <w:sz w:val="21"/>
          <w:szCs w:val="21"/>
          <w:lang w:val="en-US" w:eastAsia="en-US" w:bidi="ar-SA"/>
        </w:rPr>
      </w:rPrChange>
    </w:rPr>
  </w:style>
  <w:style w:type="paragraph" w:styleId="Heading3">
    <w:name w:val="heading 3"/>
    <w:basedOn w:val="Normal"/>
    <w:next w:val="Normal"/>
    <w:link w:val="Heading3Char"/>
    <w:uiPriority w:val="9"/>
    <w:semiHidden/>
    <w:unhideWhenUsed/>
    <w:qFormat/>
    <w:rsid w:val="00C21DA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549BF"/>
    <w:pPr>
      <w:spacing w:before="1"/>
      <w:pPrChange w:id="2" w:author="Author" w:date="2026-08-29T16:06:00Z">
        <w:pPr>
          <w:widowControl w:val="0"/>
          <w:autoSpaceDE w:val="0"/>
          <w:autoSpaceDN w:val="0"/>
          <w:spacing w:before="1"/>
        </w:pPr>
      </w:pPrChange>
    </w:pPr>
    <w:rPr>
      <w:sz w:val="20"/>
      <w:szCs w:val="20"/>
      <w:rPrChange w:id="2" w:author="Author" w:date="2026-08-29T16:06:00Z">
        <w:rPr>
          <w:rFonts w:ascii="Arial" w:eastAsia="Arial" w:hAnsi="Arial" w:cs="Arial"/>
          <w:lang w:val="en-US" w:eastAsia="en-US" w:bidi="ar-SA"/>
        </w:rPr>
      </w:rPrChange>
    </w:rPr>
  </w:style>
  <w:style w:type="paragraph" w:styleId="ListParagraph">
    <w:name w:val="List Paragraph"/>
    <w:basedOn w:val="Normal"/>
    <w:qFormat/>
    <w:rsid w:val="00A549BF"/>
    <w:pPr>
      <w:spacing w:before="33"/>
      <w:ind w:left="416" w:hanging="263"/>
      <w:pPrChange w:id="3" w:author="Author" w:date="2026-08-29T16:06:00Z">
        <w:pPr>
          <w:widowControl w:val="0"/>
          <w:autoSpaceDE w:val="0"/>
          <w:autoSpaceDN w:val="0"/>
          <w:spacing w:before="33"/>
          <w:ind w:left="416" w:hanging="263"/>
        </w:pPr>
      </w:pPrChange>
    </w:pPr>
    <w:rPr>
      <w:rPrChange w:id="3" w:author="Author" w:date="2026-08-29T16:06:00Z">
        <w:rPr>
          <w:rFonts w:ascii="Arial" w:eastAsia="Arial" w:hAnsi="Arial" w:cs="Arial"/>
          <w:sz w:val="22"/>
          <w:szCs w:val="22"/>
          <w:lang w:val="en-US" w:eastAsia="en-US" w:bidi="ar-SA"/>
        </w:rPr>
      </w:rPrChange>
    </w:r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C21DA0"/>
    <w:rPr>
      <w:sz w:val="16"/>
      <w:szCs w:val="16"/>
    </w:rPr>
  </w:style>
  <w:style w:type="paragraph" w:styleId="CommentText">
    <w:name w:val="annotation text"/>
    <w:basedOn w:val="Normal"/>
    <w:link w:val="CommentTextChar"/>
    <w:uiPriority w:val="99"/>
    <w:semiHidden/>
    <w:unhideWhenUsed/>
    <w:rsid w:val="00C21DA0"/>
    <w:rPr>
      <w:sz w:val="20"/>
      <w:szCs w:val="20"/>
    </w:rPr>
  </w:style>
  <w:style w:type="character" w:customStyle="1" w:styleId="CommentTextChar">
    <w:name w:val="Comment Text Char"/>
    <w:basedOn w:val="DefaultParagraphFont"/>
    <w:link w:val="CommentText"/>
    <w:uiPriority w:val="99"/>
    <w:semiHidden/>
    <w:rsid w:val="00C21DA0"/>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21DA0"/>
    <w:rPr>
      <w:b/>
      <w:bCs/>
    </w:rPr>
  </w:style>
  <w:style w:type="character" w:customStyle="1" w:styleId="CommentSubjectChar">
    <w:name w:val="Comment Subject Char"/>
    <w:basedOn w:val="CommentTextChar"/>
    <w:link w:val="CommentSubject"/>
    <w:uiPriority w:val="99"/>
    <w:semiHidden/>
    <w:rsid w:val="00C21DA0"/>
    <w:rPr>
      <w:rFonts w:ascii="Arial" w:eastAsia="Arial" w:hAnsi="Arial" w:cs="Arial"/>
      <w:b/>
      <w:bCs/>
      <w:sz w:val="20"/>
      <w:szCs w:val="20"/>
    </w:rPr>
  </w:style>
  <w:style w:type="character" w:customStyle="1" w:styleId="Heading3Char">
    <w:name w:val="Heading 3 Char"/>
    <w:basedOn w:val="DefaultParagraphFont"/>
    <w:link w:val="Heading3"/>
    <w:uiPriority w:val="9"/>
    <w:semiHidden/>
    <w:rsid w:val="00C21DA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21DA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C21DA0"/>
    <w:rPr>
      <w:b/>
      <w:bCs/>
    </w:rPr>
  </w:style>
  <w:style w:type="paragraph" w:customStyle="1" w:styleId="pdq2pgselectionanchorcontainer">
    <w:name w:val="pdq2pg_selectionanchorcontainer"/>
    <w:basedOn w:val="Normal"/>
    <w:rsid w:val="00C21DA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C21DA0"/>
    <w:rPr>
      <w:rFonts w:ascii="Courier New" w:eastAsia="Times New Roman" w:hAnsi="Courier New" w:cs="Courier New"/>
      <w:sz w:val="20"/>
      <w:szCs w:val="20"/>
    </w:rPr>
  </w:style>
  <w:style w:type="paragraph" w:customStyle="1" w:styleId="pf0">
    <w:name w:val="pf0"/>
    <w:basedOn w:val="Normal"/>
    <w:rsid w:val="00C21DA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link w:val="NoSpacingChar"/>
    <w:qFormat/>
    <w:rsid w:val="005A3916"/>
    <w:pPr>
      <w:widowControl/>
      <w:autoSpaceDE/>
      <w:autoSpaceDN/>
    </w:pPr>
    <w:rPr>
      <w:color w:val="000000" w:themeColor="text1"/>
      <w:sz w:val="24"/>
    </w:rPr>
  </w:style>
  <w:style w:type="character" w:customStyle="1" w:styleId="NoSpacingChar">
    <w:name w:val="No Spacing Char"/>
    <w:basedOn w:val="DefaultParagraphFont"/>
    <w:link w:val="NoSpacing"/>
    <w:uiPriority w:val="1"/>
    <w:rsid w:val="005A3916"/>
    <w:rPr>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people.xml" Type="http://schemas.microsoft.com/office/2011/relationships/people"/><Relationship Id="rId11"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comments.xml" Type="http://schemas.openxmlformats.org/officeDocument/2006/relationships/comments"/><Relationship Id="rId6" Target="commentsExtended.xml" Type="http://schemas.microsoft.com/office/2011/relationships/commentsExtended"/><Relationship Id="rId7" Target="commentsIds.xml" Type="http://schemas.microsoft.com/office/2016/09/relationships/commentsIds"/><Relationship Id="rId8" Target="commentsExtensible.xml" Type="http://schemas.microsoft.com/office/2018/08/relationships/commentsExtensible"/><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1</Pages>
  <Words>1143</Words>
  <Characters>6518</Characters>
  <Application>Microsoft Office Word</Application>
  <DocSecurity>0</DocSecurity>
  <Lines>54</Lines>
  <Paragraphs>15</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2026-08-29T10:21:00Z</dcterms:created>
  <dc:creator>Nathan H O'Brien</dc:creator>
  <cp:lastModifiedBy>Author</cp:lastModifiedBy>
  <dcterms:modified xsi:type="dcterms:W3CDTF">2026-08-29T10:44:00Z</dcterms:modified>
  <cp:revision>3</cp:revision>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2026-08-20T00:00:00Z</vt:filetime>
  </property>
  <property fmtid="{D5CDD505-2E9C-101B-9397-08002B2CF9AE}" pid="3" name="Creator">
    <vt:lpwstr>'UnknownApplication'</vt:lpwstr>
  </property>
  <property fmtid="{D5CDD505-2E9C-101B-9397-08002B2CF9AE}" pid="4" name="LastSaved">
    <vt:filetime>2026-08-26T00:00:00Z</vt:filetime>
  </property>
  <property fmtid="{D5CDD505-2E9C-101B-9397-08002B2CF9AE}" pid="5" name="Producer">
    <vt:lpwstr>GPL Ghostscript 10.07.1</vt:lpwstr>
  </property>
  <property fmtid="{D5CDD505-2E9C-101B-9397-08002B2CF9AE}" pid="6" name="GrammarlyDocumentId">
    <vt:lpwstr>8222874a-1b85-4baa-92f3-71c0ce3469c0</vt:lpwstr>
  </property>
  <property pid="7" fmtid="{D5CDD505-2E9C-101B-9397-08002B2CF9AE}" name="RS_STAMP_ID">
    <vt:lpwstr>U9ntJUKiJrAI7zyIzE0ASt4D6maN7Zx0</vt:lpwstr>
  </property>
</Properties>
</file>